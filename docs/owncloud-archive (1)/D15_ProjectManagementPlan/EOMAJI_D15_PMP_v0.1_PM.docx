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84D" w:rsidRDefault="00E1084D">
      <w:pPr>
        <w:jc w:val="center"/>
        <w:rPr>
          <w:rFonts w:ascii="Calibri" w:hAnsi="Calibri" w:cs="Calibri"/>
          <w:b/>
          <w:sz w:val="36"/>
          <w:szCs w:val="36"/>
        </w:rPr>
      </w:pPr>
    </w:p>
    <w:p w:rsidR="00E1084D" w:rsidRDefault="00E1084D">
      <w:pPr>
        <w:jc w:val="center"/>
        <w:rPr>
          <w:rFonts w:ascii="Calibri" w:hAnsi="Calibri" w:cs="Calibri"/>
          <w:b/>
          <w:caps/>
          <w:sz w:val="48"/>
          <w:szCs w:val="36"/>
        </w:rPr>
      </w:pPr>
    </w:p>
    <w:p w:rsidR="00E1084D" w:rsidRDefault="007E6C47">
      <w:pPr>
        <w:jc w:val="center"/>
        <w:rPr>
          <w:rFonts w:ascii="Calibri" w:hAnsi="Calibri" w:cs="Calibri"/>
          <w:b/>
          <w:caps/>
          <w:sz w:val="48"/>
          <w:szCs w:val="36"/>
        </w:rPr>
      </w:pPr>
      <w:r>
        <w:rPr>
          <w:rFonts w:ascii="Calibri" w:hAnsi="Calibri" w:cs="Calibri"/>
          <w:b/>
          <w:caps/>
          <w:sz w:val="48"/>
          <w:szCs w:val="36"/>
        </w:rPr>
        <w:t>EO MAJI</w:t>
      </w:r>
    </w:p>
    <w:p w:rsidR="00E1084D" w:rsidRDefault="007E6C47">
      <w:pPr>
        <w:jc w:val="center"/>
        <w:rPr>
          <w:rFonts w:ascii="Calibri" w:hAnsi="Calibri" w:cs="Calibri"/>
          <w:b/>
          <w:caps/>
          <w:sz w:val="48"/>
          <w:szCs w:val="36"/>
        </w:rPr>
      </w:pPr>
      <w:r>
        <w:rPr>
          <w:rFonts w:ascii="Calibri" w:hAnsi="Calibri" w:cs="Calibri"/>
          <w:b/>
          <w:caps/>
          <w:sz w:val="48"/>
          <w:szCs w:val="36"/>
        </w:rPr>
        <w:t>EO Africa explorers</w:t>
      </w:r>
    </w:p>
    <w:p w:rsidR="00E1084D" w:rsidRDefault="00E1084D">
      <w:pPr>
        <w:jc w:val="center"/>
        <w:rPr>
          <w:rFonts w:ascii="Calibri" w:hAnsi="Calibri" w:cs="Calibri"/>
          <w:b/>
          <w:caps/>
          <w:sz w:val="44"/>
          <w:szCs w:val="36"/>
        </w:rPr>
      </w:pPr>
    </w:p>
    <w:p w:rsidR="00E1084D" w:rsidRDefault="007E6C47">
      <w:pPr>
        <w:jc w:val="center"/>
        <w:rPr>
          <w:rFonts w:ascii="Calibri" w:hAnsi="Calibri" w:cs="Calibri"/>
          <w:b/>
          <w:caps/>
          <w:sz w:val="48"/>
          <w:szCs w:val="36"/>
        </w:rPr>
      </w:pPr>
      <w:r>
        <w:rPr>
          <w:rFonts w:ascii="Calibri" w:hAnsi="Calibri" w:cs="Calibri"/>
          <w:b/>
          <w:caps/>
          <w:sz w:val="48"/>
          <w:szCs w:val="36"/>
        </w:rPr>
        <w:t xml:space="preserve">project management plan </w:t>
      </w:r>
    </w:p>
    <w:p w:rsidR="00E1084D" w:rsidRDefault="00E1084D">
      <w:pPr>
        <w:jc w:val="center"/>
        <w:rPr>
          <w:rFonts w:ascii="Calibri" w:hAnsi="Calibri" w:cs="Calibri"/>
          <w:b/>
          <w:caps/>
          <w:sz w:val="40"/>
          <w:szCs w:val="36"/>
        </w:rPr>
      </w:pPr>
    </w:p>
    <w:p w:rsidR="00E1084D" w:rsidRDefault="007E6C47">
      <w:pPr>
        <w:pStyle w:val="Textoindependiente"/>
        <w:jc w:val="center"/>
        <w:rPr>
          <w:rFonts w:asciiTheme="minorHAnsi" w:hAnsiTheme="minorHAnsi"/>
          <w:b/>
          <w:sz w:val="24"/>
          <w:szCs w:val="24"/>
        </w:rPr>
      </w:pPr>
      <w:r>
        <w:rPr>
          <w:rFonts w:asciiTheme="minorHAnsi" w:hAnsiTheme="minorHAnsi"/>
          <w:sz w:val="24"/>
          <w:szCs w:val="24"/>
        </w:rPr>
        <w:t>V1</w:t>
      </w:r>
    </w:p>
    <w:p w:rsidR="00E1084D" w:rsidRDefault="007E6C47">
      <w:pPr>
        <w:pStyle w:val="Textoindependiente"/>
        <w:jc w:val="center"/>
        <w:rPr>
          <w:rFonts w:asciiTheme="minorHAnsi" w:hAnsiTheme="minorHAnsi"/>
          <w:b/>
          <w:sz w:val="24"/>
          <w:szCs w:val="24"/>
        </w:rPr>
      </w:pPr>
      <w:r>
        <w:rPr>
          <w:rFonts w:asciiTheme="minorHAnsi" w:hAnsiTheme="minorHAnsi"/>
          <w:sz w:val="24"/>
          <w:szCs w:val="24"/>
        </w:rPr>
        <w:t>Date: 01/12/2022</w:t>
      </w:r>
    </w:p>
    <w:p w:rsidR="00E1084D" w:rsidRDefault="00E1084D">
      <w:pPr>
        <w:pStyle w:val="Textoindependiente"/>
        <w:jc w:val="center"/>
        <w:rPr>
          <w:rFonts w:asciiTheme="minorHAnsi" w:hAnsiTheme="minorHAnsi"/>
          <w:sz w:val="24"/>
          <w:szCs w:val="24"/>
        </w:rPr>
      </w:pPr>
    </w:p>
    <w:p w:rsidR="00E1084D" w:rsidRDefault="007E6C47">
      <w:pPr>
        <w:pStyle w:val="Textoindependiente"/>
        <w:jc w:val="center"/>
        <w:rPr>
          <w:rFonts w:asciiTheme="minorHAnsi" w:hAnsiTheme="minorHAnsi"/>
          <w:sz w:val="24"/>
          <w:szCs w:val="24"/>
        </w:rPr>
      </w:pPr>
      <w:r>
        <w:rPr>
          <w:rFonts w:asciiTheme="minorHAnsi" w:hAnsiTheme="minorHAnsi"/>
          <w:sz w:val="24"/>
          <w:szCs w:val="24"/>
        </w:rPr>
        <w:t>Contract No.</w:t>
      </w:r>
    </w:p>
    <w:p w:rsidR="00E1084D" w:rsidRDefault="007E6C47">
      <w:pPr>
        <w:jc w:val="center"/>
        <w:rPr>
          <w:b/>
          <w:sz w:val="24"/>
        </w:rPr>
      </w:pPr>
      <w:r>
        <w:rPr>
          <w:b/>
          <w:sz w:val="24"/>
        </w:rPr>
        <w:t>4000139395/22/I-DT</w:t>
      </w:r>
    </w:p>
    <w:p w:rsidR="00E1084D" w:rsidRDefault="00E1084D">
      <w:pPr>
        <w:jc w:val="center"/>
        <w:rPr>
          <w:lang w:bidi="en-US"/>
        </w:rPr>
      </w:pPr>
    </w:p>
    <w:p w:rsidR="00E1084D" w:rsidRDefault="00E1084D">
      <w:pPr>
        <w:pStyle w:val="Ttulo"/>
        <w:spacing w:before="120" w:after="120"/>
        <w:jc w:val="center"/>
        <w:rPr>
          <w:rFonts w:asciiTheme="minorHAnsi" w:hAnsiTheme="minorHAnsi" w:cstheme="minorHAnsi"/>
          <w:sz w:val="22"/>
          <w:szCs w:val="22"/>
        </w:rPr>
      </w:pPr>
    </w:p>
    <w:p w:rsidR="00E1084D" w:rsidRDefault="00E1084D"/>
    <w:p w:rsidR="00E1084D" w:rsidRDefault="00E1084D"/>
    <w:p w:rsidR="00E1084D" w:rsidRDefault="00E1084D"/>
    <w:p w:rsidR="00E1084D" w:rsidRDefault="00E1084D"/>
    <w:p w:rsidR="00E1084D" w:rsidRDefault="00E1084D"/>
    <w:p w:rsidR="00E1084D" w:rsidRDefault="007E6C47">
      <w:pPr>
        <w:pStyle w:val="Ttulo"/>
        <w:spacing w:before="120" w:after="240"/>
        <w:jc w:val="center"/>
        <w:rPr>
          <w:rFonts w:asciiTheme="minorHAnsi" w:hAnsiTheme="minorHAnsi" w:cstheme="minorHAnsi"/>
          <w:sz w:val="22"/>
          <w:szCs w:val="22"/>
        </w:rPr>
      </w:pPr>
      <w:r>
        <w:rPr>
          <w:rFonts w:asciiTheme="minorHAnsi" w:hAnsiTheme="minorHAnsi" w:cstheme="minorHAnsi"/>
          <w:sz w:val="22"/>
          <w:szCs w:val="22"/>
        </w:rPr>
        <w:t>Submitted by</w:t>
      </w:r>
    </w:p>
    <w:tbl>
      <w:tblPr>
        <w:tblW w:w="5000" w:type="pct"/>
        <w:jc w:val="center"/>
        <w:tblLayout w:type="fixed"/>
        <w:tblCellMar>
          <w:left w:w="56" w:type="dxa"/>
          <w:right w:w="56" w:type="dxa"/>
        </w:tblCellMar>
        <w:tblLook w:val="0000" w:firstRow="0" w:lastRow="0" w:firstColumn="0" w:lastColumn="0" w:noHBand="0" w:noVBand="0"/>
      </w:tblPr>
      <w:tblGrid>
        <w:gridCol w:w="9779"/>
      </w:tblGrid>
      <w:tr w:rsidR="00E1084D">
        <w:trPr>
          <w:trHeight w:val="2364"/>
          <w:jc w:val="center"/>
        </w:trPr>
        <w:tc>
          <w:tcPr>
            <w:tcW w:w="9667" w:type="dxa"/>
            <w:vAlign w:val="center"/>
          </w:tcPr>
          <w:p w:rsidR="00E1084D" w:rsidRDefault="007E6C47">
            <w:pPr>
              <w:pStyle w:val="Ttulo"/>
              <w:widowControl w:val="0"/>
              <w:spacing w:before="120" w:after="120"/>
              <w:contextualSpacing w:val="0"/>
              <w:jc w:val="center"/>
              <w:rPr>
                <w:rFonts w:asciiTheme="minorHAnsi" w:hAnsiTheme="minorHAnsi" w:cstheme="minorHAnsi"/>
                <w:sz w:val="22"/>
                <w:szCs w:val="22"/>
              </w:rPr>
            </w:pPr>
            <w:r>
              <w:rPr>
                <w:rFonts w:ascii="Calibri" w:hAnsi="Calibri" w:cstheme="minorHAnsi"/>
                <w:noProof/>
                <w:sz w:val="22"/>
                <w:szCs w:val="22"/>
                <w:lang w:val="es-ES" w:eastAsia="es-ES"/>
              </w:rPr>
              <w:drawing>
                <wp:anchor distT="0" distB="0" distL="0" distR="0" simplePos="0" relativeHeight="20" behindDoc="0" locked="0" layoutInCell="1" allowOverlap="1">
                  <wp:simplePos x="0" y="0"/>
                  <wp:positionH relativeFrom="column">
                    <wp:posOffset>2215515</wp:posOffset>
                  </wp:positionH>
                  <wp:positionV relativeFrom="paragraph">
                    <wp:posOffset>75565</wp:posOffset>
                  </wp:positionV>
                  <wp:extent cx="1635760" cy="441325"/>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2"/>
                          <a:srcRect t="25598" b="23810"/>
                          <a:stretch>
                            <a:fillRect/>
                          </a:stretch>
                        </pic:blipFill>
                        <pic:spPr bwMode="auto">
                          <a:xfrm>
                            <a:off x="0" y="0"/>
                            <a:ext cx="1635760" cy="441325"/>
                          </a:xfrm>
                          <a:prstGeom prst="rect">
                            <a:avLst/>
                          </a:prstGeom>
                        </pic:spPr>
                      </pic:pic>
                    </a:graphicData>
                  </a:graphic>
                </wp:anchor>
              </w:drawing>
            </w:r>
          </w:p>
          <w:p w:rsidR="00E1084D" w:rsidRDefault="007E6C47">
            <w:pPr>
              <w:pStyle w:val="Ttulo"/>
              <w:widowControl w:val="0"/>
              <w:spacing w:before="120" w:after="120"/>
              <w:jc w:val="center"/>
              <w:rPr>
                <w:rFonts w:asciiTheme="minorHAnsi" w:hAnsiTheme="minorHAnsi" w:cstheme="minorHAnsi"/>
                <w:sz w:val="22"/>
                <w:szCs w:val="22"/>
              </w:rPr>
            </w:pPr>
            <w:r>
              <w:rPr>
                <w:rFonts w:asciiTheme="minorHAnsi" w:hAnsiTheme="minorHAnsi" w:cstheme="minorHAnsi"/>
                <w:sz w:val="22"/>
                <w:szCs w:val="22"/>
              </w:rPr>
              <w:br/>
              <w:t>In Cooperation with:</w:t>
            </w:r>
          </w:p>
          <w:p w:rsidR="00E1084D" w:rsidRDefault="007E6C47">
            <w:pPr>
              <w:pStyle w:val="Ttulo"/>
              <w:widowControl w:val="0"/>
              <w:spacing w:before="120" w:after="120"/>
              <w:jc w:val="center"/>
              <w:rPr>
                <w:rFonts w:asciiTheme="minorHAnsi" w:hAnsiTheme="minorHAnsi" w:cstheme="minorHAnsi"/>
                <w:sz w:val="22"/>
                <w:szCs w:val="22"/>
              </w:rPr>
            </w:pPr>
            <w:r>
              <w:rPr>
                <w:rFonts w:ascii="Calibri" w:hAnsi="Calibri" w:cstheme="minorHAnsi"/>
                <w:noProof/>
                <w:sz w:val="22"/>
                <w:szCs w:val="22"/>
                <w:lang w:val="es-ES" w:eastAsia="es-ES"/>
              </w:rPr>
              <w:drawing>
                <wp:anchor distT="0" distB="0" distL="0" distR="0" simplePos="0" relativeHeight="19" behindDoc="0" locked="0" layoutInCell="1" allowOverlap="1">
                  <wp:simplePos x="0" y="0"/>
                  <wp:positionH relativeFrom="column">
                    <wp:posOffset>1692910</wp:posOffset>
                  </wp:positionH>
                  <wp:positionV relativeFrom="paragraph">
                    <wp:posOffset>83820</wp:posOffset>
                  </wp:positionV>
                  <wp:extent cx="1172210" cy="6115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rcRect t="10527" b="17375"/>
                          <a:stretch>
                            <a:fillRect/>
                          </a:stretch>
                        </pic:blipFill>
                        <pic:spPr bwMode="auto">
                          <a:xfrm>
                            <a:off x="0" y="0"/>
                            <a:ext cx="1172210" cy="611505"/>
                          </a:xfrm>
                          <a:prstGeom prst="rect">
                            <a:avLst/>
                          </a:prstGeom>
                        </pic:spPr>
                      </pic:pic>
                    </a:graphicData>
                  </a:graphic>
                </wp:anchor>
              </w:drawing>
            </w:r>
            <w:r>
              <w:rPr>
                <w:rFonts w:ascii="Calibri" w:hAnsi="Calibri" w:cstheme="minorHAnsi"/>
                <w:noProof/>
                <w:sz w:val="22"/>
                <w:szCs w:val="22"/>
                <w:lang w:val="es-ES" w:eastAsia="es-ES"/>
              </w:rPr>
              <w:drawing>
                <wp:anchor distT="0" distB="0" distL="0" distR="0" simplePos="0" relativeHeight="21" behindDoc="0" locked="0" layoutInCell="1" allowOverlap="1">
                  <wp:simplePos x="0" y="0"/>
                  <wp:positionH relativeFrom="column">
                    <wp:posOffset>3366770</wp:posOffset>
                  </wp:positionH>
                  <wp:positionV relativeFrom="paragraph">
                    <wp:posOffset>128905</wp:posOffset>
                  </wp:positionV>
                  <wp:extent cx="2077085" cy="55435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4"/>
                          <a:stretch>
                            <a:fillRect/>
                          </a:stretch>
                        </pic:blipFill>
                        <pic:spPr bwMode="auto">
                          <a:xfrm>
                            <a:off x="0" y="0"/>
                            <a:ext cx="2077085" cy="554355"/>
                          </a:xfrm>
                          <a:prstGeom prst="rect">
                            <a:avLst/>
                          </a:prstGeom>
                        </pic:spPr>
                      </pic:pic>
                    </a:graphicData>
                  </a:graphic>
                </wp:anchor>
              </w:drawing>
            </w:r>
          </w:p>
          <w:p w:rsidR="00E1084D" w:rsidRDefault="00E1084D">
            <w:pPr>
              <w:pStyle w:val="Ttulo"/>
              <w:widowControl w:val="0"/>
              <w:spacing w:before="120" w:after="120"/>
              <w:jc w:val="center"/>
              <w:rPr>
                <w:rFonts w:asciiTheme="minorHAnsi" w:hAnsiTheme="minorHAnsi" w:cstheme="minorHAnsi"/>
                <w:sz w:val="22"/>
                <w:szCs w:val="22"/>
              </w:rPr>
            </w:pPr>
          </w:p>
          <w:p w:rsidR="00E1084D" w:rsidRDefault="00E1084D">
            <w:pPr>
              <w:widowControl w:val="0"/>
              <w:rPr>
                <w:lang w:bidi="en-US"/>
              </w:rPr>
            </w:pPr>
          </w:p>
        </w:tc>
      </w:tr>
    </w:tbl>
    <w:p w:rsidR="00E1084D" w:rsidRDefault="007E6C47">
      <w:pPr>
        <w:shd w:val="clear" w:color="auto" w:fill="FFFFFF"/>
        <w:rPr>
          <w:rFonts w:ascii="Calibri" w:hAnsi="Calibri" w:cs="Calibri"/>
          <w:b/>
          <w:smallCaps/>
          <w:sz w:val="36"/>
          <w:szCs w:val="36"/>
        </w:rPr>
        <w:sectPr w:rsidR="00E1084D">
          <w:headerReference w:type="default" r:id="rId15"/>
          <w:footerReference w:type="default" r:id="rId16"/>
          <w:pgSz w:w="11906" w:h="16838"/>
          <w:pgMar w:top="1701" w:right="765" w:bottom="1134" w:left="1134" w:header="567" w:footer="397" w:gutter="340"/>
          <w:cols w:space="720"/>
          <w:formProt w:val="0"/>
          <w:docGrid w:linePitch="272" w:charSpace="8192"/>
        </w:sectPr>
      </w:pPr>
      <w:r>
        <w:br w:type="page"/>
      </w:r>
    </w:p>
    <w:p w:rsidR="00E1084D" w:rsidRDefault="007E6C47">
      <w:pPr>
        <w:spacing w:line="240" w:lineRule="auto"/>
        <w:contextualSpacing/>
        <w:jc w:val="center"/>
        <w:rPr>
          <w:rFonts w:asciiTheme="minorHAnsi" w:hAnsiTheme="minorHAnsi" w:cstheme="minorHAnsi"/>
          <w:b/>
          <w:caps/>
          <w:sz w:val="24"/>
        </w:rPr>
      </w:pPr>
      <w:bookmarkStart w:id="0" w:name="_Toc326051377"/>
      <w:bookmarkEnd w:id="0"/>
      <w:r>
        <w:rPr>
          <w:rFonts w:asciiTheme="minorHAnsi" w:hAnsiTheme="minorHAnsi" w:cstheme="minorHAnsi"/>
          <w:b/>
          <w:caps/>
          <w:sz w:val="24"/>
        </w:rPr>
        <w:lastRenderedPageBreak/>
        <w:t>Document Release Sheet</w:t>
      </w:r>
    </w:p>
    <w:p w:rsidR="00E1084D" w:rsidRDefault="00E1084D">
      <w:pPr>
        <w:spacing w:line="240" w:lineRule="auto"/>
        <w:jc w:val="both"/>
        <w:outlineLvl w:val="0"/>
        <w:rPr>
          <w:rFonts w:asciiTheme="minorHAnsi" w:hAnsiTheme="minorHAnsi" w:cstheme="minorHAnsi"/>
          <w:b/>
          <w:sz w:val="28"/>
        </w:rPr>
      </w:pPr>
      <w:bookmarkStart w:id="1" w:name="_Toc342550638"/>
      <w:bookmarkStart w:id="2" w:name="_Toc345589152"/>
      <w:bookmarkStart w:id="3" w:name="_Toc342495664"/>
      <w:bookmarkEnd w:id="1"/>
      <w:bookmarkEnd w:id="2"/>
      <w:bookmarkEnd w:id="3"/>
    </w:p>
    <w:p w:rsidR="00E1084D" w:rsidRDefault="00E1084D">
      <w:pPr>
        <w:spacing w:line="240" w:lineRule="auto"/>
        <w:jc w:val="both"/>
        <w:outlineLvl w:val="0"/>
        <w:rPr>
          <w:rFonts w:asciiTheme="minorHAnsi" w:hAnsiTheme="minorHAnsi" w:cstheme="minorHAnsi"/>
          <w:b/>
          <w:sz w:val="28"/>
        </w:rPr>
      </w:pPr>
    </w:p>
    <w:tbl>
      <w:tblPr>
        <w:tblW w:w="9639" w:type="dxa"/>
        <w:tblInd w:w="70" w:type="dxa"/>
        <w:tblLayout w:type="fixed"/>
        <w:tblCellMar>
          <w:left w:w="70" w:type="dxa"/>
          <w:right w:w="70" w:type="dxa"/>
        </w:tblCellMar>
        <w:tblLook w:val="0000" w:firstRow="0" w:lastRow="0" w:firstColumn="0" w:lastColumn="0" w:noHBand="0" w:noVBand="0"/>
      </w:tblPr>
      <w:tblGrid>
        <w:gridCol w:w="1982"/>
        <w:gridCol w:w="3812"/>
        <w:gridCol w:w="3845"/>
      </w:tblGrid>
      <w:tr w:rsidR="00E1084D">
        <w:trPr>
          <w:cantSplit/>
          <w:trHeight w:hRule="exact" w:val="765"/>
        </w:trPr>
        <w:tc>
          <w:tcPr>
            <w:tcW w:w="1982" w:type="dxa"/>
            <w:tcBorders>
              <w:top w:val="single" w:sz="4" w:space="0" w:color="000000"/>
              <w:left w:val="single" w:sz="4" w:space="0" w:color="000000"/>
              <w:bottom w:val="single" w:sz="4" w:space="0" w:color="000000"/>
              <w:right w:val="single" w:sz="4" w:space="0" w:color="000000"/>
            </w:tcBorders>
            <w:vAlign w:val="center"/>
          </w:tcPr>
          <w:p w:rsidR="00E1084D" w:rsidRDefault="007E6C47">
            <w:pPr>
              <w:widowControl w:val="0"/>
              <w:spacing w:line="240" w:lineRule="auto"/>
              <w:jc w:val="both"/>
              <w:rPr>
                <w:rFonts w:asciiTheme="minorHAnsi" w:hAnsiTheme="minorHAnsi" w:cstheme="minorHAnsi"/>
              </w:rPr>
            </w:pPr>
            <w:r>
              <w:rPr>
                <w:rFonts w:asciiTheme="minorHAnsi" w:hAnsiTheme="minorHAnsi" w:cstheme="minorHAnsi"/>
              </w:rPr>
              <w:t>Author:</w:t>
            </w:r>
          </w:p>
        </w:tc>
        <w:tc>
          <w:tcPr>
            <w:tcW w:w="3812" w:type="dxa"/>
            <w:tcBorders>
              <w:top w:val="single" w:sz="4" w:space="0" w:color="000000"/>
              <w:left w:val="single" w:sz="4" w:space="0" w:color="000000"/>
              <w:bottom w:val="single" w:sz="4" w:space="0" w:color="000000"/>
              <w:right w:val="single" w:sz="4" w:space="0" w:color="000000"/>
            </w:tcBorders>
            <w:vAlign w:val="center"/>
          </w:tcPr>
          <w:p w:rsidR="00E1084D" w:rsidRDefault="007E6C47">
            <w:pPr>
              <w:widowControl w:val="0"/>
              <w:spacing w:line="240" w:lineRule="auto"/>
              <w:jc w:val="center"/>
            </w:pPr>
            <w:proofErr w:type="spellStart"/>
            <w:r>
              <w:t>Héctor</w:t>
            </w:r>
            <w:proofErr w:type="spellEnd"/>
            <w:r>
              <w:t xml:space="preserve"> Nieto</w:t>
            </w:r>
          </w:p>
        </w:tc>
        <w:tc>
          <w:tcPr>
            <w:tcW w:w="3845" w:type="dxa"/>
            <w:tcBorders>
              <w:top w:val="single" w:sz="4" w:space="0" w:color="000000"/>
              <w:left w:val="single" w:sz="4" w:space="0" w:color="000000"/>
              <w:bottom w:val="single" w:sz="4" w:space="0" w:color="000000"/>
              <w:right w:val="single" w:sz="4" w:space="0" w:color="000000"/>
            </w:tcBorders>
            <w:vAlign w:val="bottom"/>
          </w:tcPr>
          <w:p w:rsidR="00E1084D" w:rsidRDefault="007E6C47">
            <w:pPr>
              <w:widowControl w:val="0"/>
              <w:spacing w:line="240" w:lineRule="auto"/>
              <w:rPr>
                <w:rFonts w:asciiTheme="minorHAnsi" w:hAnsiTheme="minorHAnsi" w:cstheme="minorHAnsi"/>
                <w:sz w:val="16"/>
                <w:vertAlign w:val="subscript"/>
              </w:rPr>
            </w:pPr>
            <w:r>
              <w:rPr>
                <w:rFonts w:asciiTheme="minorHAnsi" w:hAnsiTheme="minorHAnsi" w:cstheme="minorHAnsi"/>
                <w:sz w:val="16"/>
                <w:vertAlign w:val="subscript"/>
              </w:rPr>
              <w:t>Sign</w:t>
            </w:r>
            <w:r>
              <w:rPr>
                <w:rFonts w:asciiTheme="minorHAnsi" w:hAnsiTheme="minorHAnsi" w:cstheme="minorHAnsi"/>
                <w:sz w:val="16"/>
                <w:vertAlign w:val="subscript"/>
              </w:rPr>
              <w:tab/>
            </w:r>
            <w:r>
              <w:rPr>
                <w:rFonts w:asciiTheme="minorHAnsi" w:hAnsiTheme="minorHAnsi" w:cstheme="minorHAnsi"/>
                <w:sz w:val="16"/>
                <w:vertAlign w:val="subscript"/>
              </w:rPr>
              <w:tab/>
            </w:r>
            <w:r>
              <w:rPr>
                <w:rFonts w:asciiTheme="minorHAnsi" w:hAnsiTheme="minorHAnsi" w:cstheme="minorHAnsi"/>
                <w:sz w:val="16"/>
                <w:vertAlign w:val="subscript"/>
              </w:rPr>
              <w:tab/>
              <w:t xml:space="preserve">Date:      </w:t>
            </w:r>
          </w:p>
        </w:tc>
      </w:tr>
      <w:tr w:rsidR="00E1084D">
        <w:trPr>
          <w:cantSplit/>
          <w:trHeight w:hRule="exact" w:val="924"/>
        </w:trPr>
        <w:tc>
          <w:tcPr>
            <w:tcW w:w="1982" w:type="dxa"/>
            <w:tcBorders>
              <w:top w:val="single" w:sz="4" w:space="0" w:color="000000"/>
              <w:left w:val="single" w:sz="4" w:space="0" w:color="000000"/>
              <w:bottom w:val="single" w:sz="4" w:space="0" w:color="000000"/>
              <w:right w:val="single" w:sz="4" w:space="0" w:color="000000"/>
            </w:tcBorders>
            <w:vAlign w:val="center"/>
          </w:tcPr>
          <w:p w:rsidR="00E1084D" w:rsidRDefault="007E6C47">
            <w:pPr>
              <w:widowControl w:val="0"/>
              <w:spacing w:line="240" w:lineRule="auto"/>
              <w:jc w:val="both"/>
              <w:rPr>
                <w:rFonts w:asciiTheme="minorHAnsi" w:hAnsiTheme="minorHAnsi" w:cstheme="minorHAnsi"/>
              </w:rPr>
            </w:pPr>
            <w:r>
              <w:rPr>
                <w:rFonts w:asciiTheme="minorHAnsi" w:hAnsiTheme="minorHAnsi" w:cstheme="minorHAnsi"/>
              </w:rPr>
              <w:t>Approval</w:t>
            </w:r>
          </w:p>
        </w:tc>
        <w:tc>
          <w:tcPr>
            <w:tcW w:w="3812" w:type="dxa"/>
            <w:tcBorders>
              <w:top w:val="single" w:sz="4" w:space="0" w:color="000000"/>
              <w:left w:val="single" w:sz="4" w:space="0" w:color="000000"/>
              <w:bottom w:val="single" w:sz="4" w:space="0" w:color="000000"/>
              <w:right w:val="single" w:sz="4" w:space="0" w:color="000000"/>
            </w:tcBorders>
            <w:vAlign w:val="center"/>
          </w:tcPr>
          <w:p w:rsidR="00E1084D" w:rsidRDefault="007E6C47">
            <w:pPr>
              <w:widowControl w:val="0"/>
              <w:spacing w:line="240" w:lineRule="auto"/>
              <w:jc w:val="center"/>
              <w:rPr>
                <w:rFonts w:asciiTheme="minorHAnsi" w:hAnsiTheme="minorHAnsi" w:cstheme="minorHAnsi"/>
              </w:rPr>
            </w:pPr>
            <w:proofErr w:type="spellStart"/>
            <w:r>
              <w:rPr>
                <w:rFonts w:asciiTheme="minorHAnsi" w:hAnsiTheme="minorHAnsi" w:cstheme="minorHAnsi"/>
              </w:rPr>
              <w:t>Zoltan</w:t>
            </w:r>
            <w:proofErr w:type="spellEnd"/>
            <w:r>
              <w:rPr>
                <w:rFonts w:asciiTheme="minorHAnsi" w:hAnsiTheme="minorHAnsi" w:cstheme="minorHAnsi"/>
              </w:rPr>
              <w:t xml:space="preserve"> </w:t>
            </w:r>
            <w:proofErr w:type="spellStart"/>
            <w:r>
              <w:rPr>
                <w:rFonts w:asciiTheme="minorHAnsi" w:hAnsiTheme="minorHAnsi" w:cstheme="minorHAnsi"/>
              </w:rPr>
              <w:t>Szantoi</w:t>
            </w:r>
            <w:proofErr w:type="spellEnd"/>
          </w:p>
        </w:tc>
        <w:tc>
          <w:tcPr>
            <w:tcW w:w="3845" w:type="dxa"/>
            <w:tcBorders>
              <w:top w:val="single" w:sz="4" w:space="0" w:color="000000"/>
              <w:left w:val="single" w:sz="4" w:space="0" w:color="000000"/>
              <w:bottom w:val="single" w:sz="4" w:space="0" w:color="000000"/>
              <w:right w:val="single" w:sz="4" w:space="0" w:color="000000"/>
            </w:tcBorders>
            <w:vAlign w:val="bottom"/>
          </w:tcPr>
          <w:p w:rsidR="00E1084D" w:rsidRDefault="007E6C47">
            <w:pPr>
              <w:widowControl w:val="0"/>
              <w:spacing w:line="240" w:lineRule="auto"/>
              <w:rPr>
                <w:rFonts w:asciiTheme="minorHAnsi" w:hAnsiTheme="minorHAnsi" w:cstheme="minorHAnsi"/>
                <w:sz w:val="16"/>
                <w:vertAlign w:val="subscript"/>
              </w:rPr>
            </w:pPr>
            <w:r>
              <w:rPr>
                <w:rFonts w:asciiTheme="minorHAnsi" w:hAnsiTheme="minorHAnsi" w:cstheme="minorHAnsi"/>
                <w:sz w:val="16"/>
                <w:vertAlign w:val="subscript"/>
              </w:rPr>
              <w:t>Sign</w:t>
            </w:r>
            <w:r>
              <w:rPr>
                <w:rFonts w:asciiTheme="minorHAnsi" w:hAnsiTheme="minorHAnsi" w:cstheme="minorHAnsi"/>
                <w:sz w:val="16"/>
                <w:vertAlign w:val="subscript"/>
              </w:rPr>
              <w:tab/>
            </w:r>
            <w:r>
              <w:rPr>
                <w:rFonts w:asciiTheme="minorHAnsi" w:hAnsiTheme="minorHAnsi" w:cstheme="minorHAnsi"/>
                <w:sz w:val="16"/>
                <w:vertAlign w:val="subscript"/>
              </w:rPr>
              <w:tab/>
              <w:t xml:space="preserve">                    Date:      </w:t>
            </w:r>
          </w:p>
        </w:tc>
      </w:tr>
      <w:tr w:rsidR="00E1084D">
        <w:trPr>
          <w:cantSplit/>
          <w:trHeight w:val="969"/>
        </w:trPr>
        <w:tc>
          <w:tcPr>
            <w:tcW w:w="1982" w:type="dxa"/>
            <w:tcBorders>
              <w:top w:val="single" w:sz="4" w:space="0" w:color="000000"/>
              <w:left w:val="single" w:sz="4" w:space="0" w:color="000000"/>
              <w:bottom w:val="single" w:sz="4" w:space="0" w:color="000000"/>
              <w:right w:val="single" w:sz="4" w:space="0" w:color="000000"/>
            </w:tcBorders>
          </w:tcPr>
          <w:p w:rsidR="00E1084D" w:rsidRDefault="007E6C47">
            <w:pPr>
              <w:pStyle w:val="Textocomentario"/>
              <w:widowControl w:val="0"/>
              <w:spacing w:before="120" w:line="240" w:lineRule="auto"/>
              <w:jc w:val="both"/>
              <w:rPr>
                <w:rFonts w:asciiTheme="minorHAnsi" w:hAnsiTheme="minorHAnsi" w:cstheme="minorHAnsi"/>
              </w:rPr>
            </w:pPr>
            <w:r>
              <w:rPr>
                <w:rFonts w:asciiTheme="minorHAnsi" w:hAnsiTheme="minorHAnsi" w:cstheme="minorHAnsi"/>
              </w:rPr>
              <w:t>Distribution:</w:t>
            </w:r>
          </w:p>
        </w:tc>
        <w:tc>
          <w:tcPr>
            <w:tcW w:w="7657" w:type="dxa"/>
            <w:gridSpan w:val="2"/>
            <w:tcBorders>
              <w:top w:val="single" w:sz="4" w:space="0" w:color="000000"/>
              <w:left w:val="single" w:sz="4" w:space="0" w:color="000000"/>
              <w:bottom w:val="single" w:sz="4" w:space="0" w:color="000000"/>
              <w:right w:val="single" w:sz="4" w:space="0" w:color="000000"/>
            </w:tcBorders>
          </w:tcPr>
          <w:p w:rsidR="00E1084D" w:rsidRDefault="007E6C47">
            <w:pPr>
              <w:pStyle w:val="Arialbodytext"/>
              <w:widowControl w:val="0"/>
              <w:spacing w:line="240" w:lineRule="auto"/>
              <w:jc w:val="left"/>
              <w:rPr>
                <w:rFonts w:asciiTheme="minorHAnsi" w:hAnsiTheme="minorHAnsi" w:cstheme="minorHAnsi"/>
                <w:sz w:val="20"/>
              </w:rPr>
            </w:pPr>
            <w:r>
              <w:rPr>
                <w:rFonts w:asciiTheme="minorHAnsi" w:hAnsiTheme="minorHAnsi" w:cstheme="minorHAnsi"/>
                <w:sz w:val="20"/>
              </w:rPr>
              <w:t>ESA and partners</w:t>
            </w:r>
          </w:p>
        </w:tc>
      </w:tr>
    </w:tbl>
    <w:p w:rsidR="00E1084D" w:rsidRDefault="00E1084D">
      <w:pPr>
        <w:spacing w:line="240" w:lineRule="auto"/>
        <w:jc w:val="center"/>
        <w:rPr>
          <w:rFonts w:asciiTheme="minorHAnsi" w:hAnsiTheme="minorHAnsi" w:cstheme="minorHAnsi"/>
          <w:b/>
          <w:sz w:val="28"/>
          <w:szCs w:val="28"/>
        </w:rPr>
      </w:pPr>
    </w:p>
    <w:p w:rsidR="00E1084D" w:rsidRDefault="00E1084D">
      <w:pPr>
        <w:spacing w:line="240" w:lineRule="auto"/>
        <w:jc w:val="center"/>
        <w:rPr>
          <w:rFonts w:asciiTheme="minorHAnsi" w:hAnsiTheme="minorHAnsi" w:cstheme="minorHAnsi"/>
          <w:b/>
          <w:sz w:val="28"/>
          <w:szCs w:val="28"/>
        </w:rPr>
      </w:pPr>
    </w:p>
    <w:p w:rsidR="00E1084D" w:rsidRDefault="007E6C47">
      <w:pPr>
        <w:spacing w:line="240" w:lineRule="auto"/>
        <w:contextualSpacing/>
        <w:jc w:val="center"/>
        <w:rPr>
          <w:rFonts w:asciiTheme="minorHAnsi" w:hAnsiTheme="minorHAnsi" w:cstheme="minorHAnsi"/>
          <w:b/>
          <w:caps/>
          <w:sz w:val="24"/>
        </w:rPr>
      </w:pPr>
      <w:r>
        <w:rPr>
          <w:rFonts w:asciiTheme="minorHAnsi" w:hAnsiTheme="minorHAnsi" w:cstheme="minorHAnsi"/>
          <w:b/>
          <w:caps/>
          <w:sz w:val="24"/>
        </w:rPr>
        <w:t>Change Record</w:t>
      </w:r>
    </w:p>
    <w:p w:rsidR="00E1084D" w:rsidRDefault="00E1084D">
      <w:pPr>
        <w:spacing w:line="240" w:lineRule="auto"/>
        <w:rPr>
          <w:rFonts w:asciiTheme="minorHAnsi" w:hAnsiTheme="minorHAnsi" w:cstheme="minorHAnsi"/>
          <w:b/>
          <w:sz w:val="24"/>
          <w:szCs w:val="24"/>
        </w:rPr>
      </w:pPr>
    </w:p>
    <w:tbl>
      <w:tblPr>
        <w:tblW w:w="9781" w:type="dxa"/>
        <w:tblInd w:w="-72" w:type="dxa"/>
        <w:tblLayout w:type="fixed"/>
        <w:tblCellMar>
          <w:left w:w="70" w:type="dxa"/>
          <w:right w:w="70" w:type="dxa"/>
        </w:tblCellMar>
        <w:tblLook w:val="0000" w:firstRow="0" w:lastRow="0" w:firstColumn="0" w:lastColumn="0" w:noHBand="0" w:noVBand="0"/>
      </w:tblPr>
      <w:tblGrid>
        <w:gridCol w:w="990"/>
        <w:gridCol w:w="1279"/>
        <w:gridCol w:w="991"/>
        <w:gridCol w:w="5243"/>
        <w:gridCol w:w="1278"/>
      </w:tblGrid>
      <w:tr w:rsidR="00E1084D">
        <w:trPr>
          <w:cantSplit/>
          <w:trHeight w:hRule="exact" w:val="510"/>
        </w:trPr>
        <w:tc>
          <w:tcPr>
            <w:tcW w:w="990" w:type="dxa"/>
            <w:tcBorders>
              <w:top w:val="single" w:sz="6" w:space="0" w:color="000000"/>
              <w:left w:val="single" w:sz="6" w:space="0" w:color="000000"/>
            </w:tcBorders>
            <w:vAlign w:val="center"/>
          </w:tcPr>
          <w:p w:rsidR="00E1084D" w:rsidRDefault="007E6C47">
            <w:pPr>
              <w:widowControl w:val="0"/>
              <w:spacing w:line="240" w:lineRule="auto"/>
              <w:jc w:val="both"/>
              <w:rPr>
                <w:rFonts w:asciiTheme="minorHAnsi" w:hAnsiTheme="minorHAnsi" w:cstheme="minorHAnsi"/>
                <w:b/>
              </w:rPr>
            </w:pPr>
            <w:r>
              <w:rPr>
                <w:rFonts w:asciiTheme="minorHAnsi" w:hAnsiTheme="minorHAnsi" w:cstheme="minorHAnsi"/>
                <w:b/>
                <w:i/>
              </w:rPr>
              <w:t>Version</w:t>
            </w:r>
          </w:p>
        </w:tc>
        <w:tc>
          <w:tcPr>
            <w:tcW w:w="1279" w:type="dxa"/>
            <w:tcBorders>
              <w:top w:val="single" w:sz="6" w:space="0" w:color="000000"/>
              <w:left w:val="single" w:sz="6" w:space="0" w:color="000000"/>
            </w:tcBorders>
            <w:vAlign w:val="center"/>
          </w:tcPr>
          <w:p w:rsidR="00E1084D" w:rsidRDefault="007E6C47">
            <w:pPr>
              <w:widowControl w:val="0"/>
              <w:spacing w:line="240" w:lineRule="auto"/>
              <w:jc w:val="both"/>
              <w:rPr>
                <w:rFonts w:asciiTheme="minorHAnsi" w:hAnsiTheme="minorHAnsi" w:cstheme="minorHAnsi"/>
                <w:b/>
              </w:rPr>
            </w:pPr>
            <w:r>
              <w:rPr>
                <w:rFonts w:asciiTheme="minorHAnsi" w:hAnsiTheme="minorHAnsi" w:cstheme="minorHAnsi"/>
                <w:b/>
                <w:i/>
              </w:rPr>
              <w:t>Date</w:t>
            </w:r>
          </w:p>
        </w:tc>
        <w:tc>
          <w:tcPr>
            <w:tcW w:w="991" w:type="dxa"/>
            <w:tcBorders>
              <w:top w:val="single" w:sz="6" w:space="0" w:color="000000"/>
              <w:left w:val="single" w:sz="6" w:space="0" w:color="000000"/>
            </w:tcBorders>
            <w:vAlign w:val="center"/>
          </w:tcPr>
          <w:p w:rsidR="00E1084D" w:rsidRDefault="007E6C47">
            <w:pPr>
              <w:widowControl w:val="0"/>
              <w:spacing w:line="240" w:lineRule="auto"/>
              <w:jc w:val="both"/>
              <w:rPr>
                <w:rFonts w:asciiTheme="minorHAnsi" w:hAnsiTheme="minorHAnsi" w:cstheme="minorHAnsi"/>
                <w:b/>
              </w:rPr>
            </w:pPr>
            <w:r>
              <w:rPr>
                <w:rFonts w:asciiTheme="minorHAnsi" w:hAnsiTheme="minorHAnsi" w:cstheme="minorHAnsi"/>
                <w:b/>
                <w:i/>
              </w:rPr>
              <w:t>Page(s)</w:t>
            </w:r>
          </w:p>
        </w:tc>
        <w:tc>
          <w:tcPr>
            <w:tcW w:w="5243" w:type="dxa"/>
            <w:tcBorders>
              <w:top w:val="single" w:sz="6" w:space="0" w:color="000000"/>
              <w:left w:val="single" w:sz="6" w:space="0" w:color="000000"/>
            </w:tcBorders>
            <w:vAlign w:val="center"/>
          </w:tcPr>
          <w:p w:rsidR="00E1084D" w:rsidRDefault="007E6C47">
            <w:pPr>
              <w:widowControl w:val="0"/>
              <w:spacing w:line="240" w:lineRule="auto"/>
              <w:jc w:val="both"/>
              <w:rPr>
                <w:rFonts w:asciiTheme="minorHAnsi" w:hAnsiTheme="minorHAnsi" w:cstheme="minorHAnsi"/>
                <w:b/>
              </w:rPr>
            </w:pPr>
            <w:r>
              <w:rPr>
                <w:rFonts w:asciiTheme="minorHAnsi" w:hAnsiTheme="minorHAnsi" w:cstheme="minorHAnsi"/>
                <w:b/>
                <w:i/>
              </w:rPr>
              <w:t>Change record</w:t>
            </w:r>
          </w:p>
        </w:tc>
        <w:tc>
          <w:tcPr>
            <w:tcW w:w="1278" w:type="dxa"/>
            <w:tcBorders>
              <w:top w:val="single" w:sz="6" w:space="0" w:color="000000"/>
              <w:left w:val="single" w:sz="6" w:space="0" w:color="000000"/>
              <w:right w:val="single" w:sz="6" w:space="0" w:color="000000"/>
            </w:tcBorders>
            <w:vAlign w:val="center"/>
          </w:tcPr>
          <w:p w:rsidR="00E1084D" w:rsidRDefault="007E6C47">
            <w:pPr>
              <w:widowControl w:val="0"/>
              <w:spacing w:line="240" w:lineRule="auto"/>
              <w:jc w:val="both"/>
              <w:rPr>
                <w:rFonts w:asciiTheme="minorHAnsi" w:hAnsiTheme="minorHAnsi" w:cstheme="minorHAnsi"/>
                <w:b/>
              </w:rPr>
            </w:pPr>
            <w:r>
              <w:rPr>
                <w:rFonts w:asciiTheme="minorHAnsi" w:hAnsiTheme="minorHAnsi" w:cstheme="minorHAnsi"/>
                <w:b/>
                <w:i/>
              </w:rPr>
              <w:t>Release</w:t>
            </w:r>
          </w:p>
        </w:tc>
      </w:tr>
      <w:tr w:rsidR="00E1084D">
        <w:trPr>
          <w:cantSplit/>
          <w:trHeight w:val="454"/>
        </w:trPr>
        <w:tc>
          <w:tcPr>
            <w:tcW w:w="990"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0</w:t>
            </w:r>
          </w:p>
        </w:tc>
        <w:tc>
          <w:tcPr>
            <w:tcW w:w="1279"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29/11/2022</w:t>
            </w:r>
          </w:p>
        </w:tc>
        <w:tc>
          <w:tcPr>
            <w:tcW w:w="991"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XX</w:t>
            </w:r>
          </w:p>
        </w:tc>
        <w:tc>
          <w:tcPr>
            <w:tcW w:w="5243" w:type="dxa"/>
            <w:tcBorders>
              <w:top w:val="single" w:sz="6" w:space="0" w:color="000000"/>
              <w:left w:val="single" w:sz="6" w:space="0" w:color="000000"/>
              <w:bottom w:val="single" w:sz="6" w:space="0" w:color="000000"/>
            </w:tcBorders>
          </w:tcPr>
          <w:p w:rsidR="00E1084D" w:rsidRDefault="007E6C47">
            <w:pPr>
              <w:pStyle w:val="Encabezado"/>
              <w:widowControl w:val="0"/>
              <w:tabs>
                <w:tab w:val="clear" w:pos="9072"/>
              </w:tabs>
              <w:spacing w:before="80" w:line="240" w:lineRule="auto"/>
              <w:jc w:val="both"/>
              <w:rPr>
                <w:rFonts w:asciiTheme="minorHAnsi" w:hAnsiTheme="minorHAnsi" w:cstheme="minorHAnsi"/>
              </w:rPr>
            </w:pPr>
            <w:r>
              <w:rPr>
                <w:rFonts w:asciiTheme="minorHAnsi" w:hAnsiTheme="minorHAnsi" w:cstheme="minorHAnsi"/>
              </w:rPr>
              <w:t>First draft</w:t>
            </w:r>
          </w:p>
        </w:tc>
        <w:tc>
          <w:tcPr>
            <w:tcW w:w="1278" w:type="dxa"/>
            <w:tcBorders>
              <w:top w:val="single" w:sz="6" w:space="0" w:color="000000"/>
              <w:left w:val="single" w:sz="6" w:space="0" w:color="000000"/>
              <w:bottom w:val="single" w:sz="6" w:space="0" w:color="000000"/>
              <w:right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0.1</w:t>
            </w:r>
          </w:p>
        </w:tc>
      </w:tr>
      <w:tr w:rsidR="00E1084D">
        <w:trPr>
          <w:cantSplit/>
          <w:trHeight w:val="454"/>
        </w:trPr>
        <w:tc>
          <w:tcPr>
            <w:tcW w:w="990"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1</w:t>
            </w:r>
          </w:p>
        </w:tc>
        <w:tc>
          <w:tcPr>
            <w:tcW w:w="1279"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02/12/2022</w:t>
            </w:r>
          </w:p>
        </w:tc>
        <w:tc>
          <w:tcPr>
            <w:tcW w:w="991" w:type="dxa"/>
            <w:tcBorders>
              <w:top w:val="single" w:sz="6" w:space="0" w:color="000000"/>
              <w:left w:val="single" w:sz="6" w:space="0" w:color="000000"/>
              <w:bottom w:val="single" w:sz="6" w:space="0" w:color="000000"/>
            </w:tcBorders>
          </w:tcPr>
          <w:p w:rsidR="00E1084D" w:rsidRDefault="007E6C47">
            <w:pPr>
              <w:widowControl w:val="0"/>
              <w:spacing w:before="80" w:line="240" w:lineRule="auto"/>
              <w:jc w:val="center"/>
              <w:rPr>
                <w:rFonts w:asciiTheme="minorHAnsi" w:hAnsiTheme="minorHAnsi" w:cstheme="minorHAnsi"/>
              </w:rPr>
            </w:pPr>
            <w:r>
              <w:rPr>
                <w:rFonts w:asciiTheme="minorHAnsi" w:hAnsiTheme="minorHAnsi" w:cstheme="minorHAnsi"/>
              </w:rPr>
              <w:t>XX</w:t>
            </w:r>
          </w:p>
        </w:tc>
        <w:tc>
          <w:tcPr>
            <w:tcW w:w="5243" w:type="dxa"/>
            <w:tcBorders>
              <w:top w:val="single" w:sz="6" w:space="0" w:color="000000"/>
              <w:left w:val="single" w:sz="6" w:space="0" w:color="000000"/>
              <w:bottom w:val="single" w:sz="6" w:space="0" w:color="000000"/>
            </w:tcBorders>
          </w:tcPr>
          <w:p w:rsidR="00E1084D" w:rsidRDefault="007E6C47">
            <w:pPr>
              <w:pStyle w:val="Encabezado"/>
              <w:widowControl w:val="0"/>
              <w:tabs>
                <w:tab w:val="clear" w:pos="9072"/>
              </w:tabs>
              <w:spacing w:before="80" w:line="240" w:lineRule="auto"/>
              <w:jc w:val="both"/>
              <w:rPr>
                <w:rFonts w:asciiTheme="minorHAnsi" w:hAnsiTheme="minorHAnsi" w:cstheme="minorHAnsi"/>
              </w:rPr>
            </w:pPr>
            <w:r>
              <w:rPr>
                <w:rFonts w:asciiTheme="minorHAnsi" w:hAnsiTheme="minorHAnsi" w:cstheme="minorHAnsi"/>
              </w:rPr>
              <w:t>Version submitted at KO</w:t>
            </w:r>
          </w:p>
        </w:tc>
        <w:tc>
          <w:tcPr>
            <w:tcW w:w="1278" w:type="dxa"/>
            <w:tcBorders>
              <w:top w:val="single" w:sz="6" w:space="0" w:color="000000"/>
              <w:left w:val="single" w:sz="6" w:space="0" w:color="000000"/>
              <w:bottom w:val="single" w:sz="6" w:space="0" w:color="000000"/>
              <w:right w:val="single" w:sz="6" w:space="0" w:color="000000"/>
            </w:tcBorders>
          </w:tcPr>
          <w:p w:rsidR="00E1084D" w:rsidRDefault="007E6C47">
            <w:pPr>
              <w:widowControl w:val="0"/>
              <w:spacing w:before="80" w:line="240" w:lineRule="auto"/>
              <w:jc w:val="center"/>
              <w:rPr>
                <w:rFonts w:asciiTheme="minorHAnsi" w:hAnsiTheme="minorHAnsi" w:cstheme="minorHAnsi"/>
                <w:lang w:val="en-US"/>
              </w:rPr>
            </w:pPr>
            <w:r>
              <w:rPr>
                <w:rFonts w:asciiTheme="minorHAnsi" w:hAnsiTheme="minorHAnsi" w:cstheme="minorHAnsi"/>
              </w:rPr>
              <w:t>1.0</w:t>
            </w:r>
          </w:p>
        </w:tc>
      </w:tr>
      <w:tr w:rsidR="00E1084D">
        <w:trPr>
          <w:cantSplit/>
          <w:trHeight w:val="454"/>
        </w:trPr>
        <w:tc>
          <w:tcPr>
            <w:tcW w:w="990" w:type="dxa"/>
            <w:tcBorders>
              <w:top w:val="single" w:sz="6" w:space="0" w:color="000000"/>
              <w:left w:val="single" w:sz="6" w:space="0" w:color="000000"/>
              <w:bottom w:val="single" w:sz="6" w:space="0" w:color="000000"/>
            </w:tcBorders>
            <w:shd w:val="clear" w:color="auto" w:fill="auto"/>
          </w:tcPr>
          <w:p w:rsidR="00E1084D" w:rsidRDefault="007E6C47">
            <w:pPr>
              <w:pStyle w:val="Encabezado"/>
              <w:widowControl w:val="0"/>
              <w:tabs>
                <w:tab w:val="clear" w:pos="9072"/>
              </w:tabs>
              <w:spacing w:before="80" w:line="240" w:lineRule="auto"/>
              <w:jc w:val="center"/>
              <w:rPr>
                <w:rFonts w:asciiTheme="minorHAnsi" w:hAnsiTheme="minorHAnsi" w:cstheme="minorHAnsi"/>
              </w:rPr>
            </w:pPr>
            <w:r>
              <w:rPr>
                <w:rFonts w:asciiTheme="minorHAnsi" w:hAnsiTheme="minorHAnsi" w:cstheme="minorHAnsi"/>
              </w:rPr>
              <w:t>2</w:t>
            </w:r>
          </w:p>
        </w:tc>
        <w:tc>
          <w:tcPr>
            <w:tcW w:w="1279" w:type="dxa"/>
            <w:tcBorders>
              <w:top w:val="single" w:sz="6" w:space="0" w:color="000000"/>
              <w:left w:val="single" w:sz="6" w:space="0" w:color="000000"/>
              <w:bottom w:val="single" w:sz="6" w:space="0" w:color="000000"/>
            </w:tcBorders>
            <w:shd w:val="clear" w:color="auto" w:fill="auto"/>
          </w:tcPr>
          <w:p w:rsidR="00E1084D" w:rsidRDefault="00E1084D">
            <w:pPr>
              <w:pStyle w:val="Encabezado"/>
              <w:widowControl w:val="0"/>
              <w:tabs>
                <w:tab w:val="clear" w:pos="9072"/>
              </w:tabs>
              <w:spacing w:before="80" w:line="240" w:lineRule="auto"/>
              <w:jc w:val="center"/>
              <w:rPr>
                <w:rFonts w:asciiTheme="minorHAnsi" w:hAnsiTheme="minorHAnsi" w:cstheme="minorHAnsi"/>
              </w:rPr>
            </w:pPr>
          </w:p>
        </w:tc>
        <w:tc>
          <w:tcPr>
            <w:tcW w:w="991" w:type="dxa"/>
            <w:tcBorders>
              <w:top w:val="single" w:sz="6" w:space="0" w:color="000000"/>
              <w:left w:val="single" w:sz="6" w:space="0" w:color="000000"/>
              <w:bottom w:val="single" w:sz="6" w:space="0" w:color="000000"/>
            </w:tcBorders>
            <w:shd w:val="clear" w:color="auto" w:fill="auto"/>
          </w:tcPr>
          <w:p w:rsidR="00E1084D" w:rsidRDefault="00E1084D">
            <w:pPr>
              <w:pStyle w:val="Encabezado"/>
              <w:widowControl w:val="0"/>
              <w:tabs>
                <w:tab w:val="clear" w:pos="9072"/>
              </w:tabs>
              <w:spacing w:before="80" w:line="240" w:lineRule="auto"/>
              <w:jc w:val="center"/>
              <w:rPr>
                <w:rFonts w:asciiTheme="minorHAnsi" w:hAnsiTheme="minorHAnsi" w:cstheme="minorHAnsi"/>
              </w:rPr>
            </w:pPr>
          </w:p>
        </w:tc>
        <w:tc>
          <w:tcPr>
            <w:tcW w:w="5243" w:type="dxa"/>
            <w:tcBorders>
              <w:top w:val="single" w:sz="6" w:space="0" w:color="000000"/>
              <w:left w:val="single" w:sz="6" w:space="0" w:color="000000"/>
              <w:bottom w:val="single" w:sz="6" w:space="0" w:color="000000"/>
            </w:tcBorders>
            <w:shd w:val="clear" w:color="auto" w:fill="auto"/>
          </w:tcPr>
          <w:p w:rsidR="00E1084D" w:rsidRDefault="00E1084D">
            <w:pPr>
              <w:pStyle w:val="Encabezado"/>
              <w:widowControl w:val="0"/>
              <w:tabs>
                <w:tab w:val="clear" w:pos="9072"/>
              </w:tabs>
              <w:spacing w:before="80" w:line="240" w:lineRule="auto"/>
              <w:jc w:val="both"/>
              <w:rPr>
                <w:rFonts w:asciiTheme="minorHAnsi" w:hAnsiTheme="minorHAnsi" w:cstheme="minorHAnsi"/>
              </w:rPr>
            </w:pPr>
          </w:p>
        </w:tc>
        <w:tc>
          <w:tcPr>
            <w:tcW w:w="1278" w:type="dxa"/>
            <w:tcBorders>
              <w:top w:val="single" w:sz="6" w:space="0" w:color="000000"/>
              <w:left w:val="single" w:sz="6" w:space="0" w:color="000000"/>
              <w:bottom w:val="single" w:sz="6" w:space="0" w:color="000000"/>
              <w:right w:val="single" w:sz="6" w:space="0" w:color="000000"/>
            </w:tcBorders>
            <w:shd w:val="clear" w:color="auto" w:fill="auto"/>
          </w:tcPr>
          <w:p w:rsidR="00E1084D" w:rsidRDefault="00E1084D">
            <w:pPr>
              <w:pStyle w:val="Encabezado"/>
              <w:widowControl w:val="0"/>
              <w:tabs>
                <w:tab w:val="clear" w:pos="9072"/>
              </w:tabs>
              <w:spacing w:before="80" w:line="240" w:lineRule="auto"/>
              <w:jc w:val="center"/>
              <w:rPr>
                <w:rFonts w:asciiTheme="minorHAnsi" w:hAnsiTheme="minorHAnsi" w:cstheme="minorHAnsi"/>
              </w:rPr>
            </w:pPr>
          </w:p>
        </w:tc>
      </w:tr>
      <w:tr w:rsidR="00E1084D">
        <w:trPr>
          <w:cantSplit/>
          <w:trHeight w:val="454"/>
        </w:trPr>
        <w:tc>
          <w:tcPr>
            <w:tcW w:w="990" w:type="dxa"/>
            <w:tcBorders>
              <w:top w:val="single" w:sz="6" w:space="0" w:color="000000"/>
              <w:left w:val="single" w:sz="6" w:space="0" w:color="000000"/>
              <w:bottom w:val="single" w:sz="6" w:space="0" w:color="000000"/>
            </w:tcBorders>
            <w:vAlign w:val="center"/>
          </w:tcPr>
          <w:p w:rsidR="00E1084D" w:rsidRDefault="007E6C47">
            <w:pPr>
              <w:widowControl w:val="0"/>
              <w:spacing w:before="144" w:after="144" w:line="240" w:lineRule="auto"/>
              <w:jc w:val="center"/>
              <w:rPr>
                <w:rFonts w:asciiTheme="minorHAnsi" w:hAnsiTheme="minorHAnsi" w:cstheme="minorHAnsi"/>
              </w:rPr>
            </w:pPr>
            <w:r>
              <w:rPr>
                <w:rFonts w:asciiTheme="minorHAnsi" w:hAnsiTheme="minorHAnsi" w:cstheme="minorHAnsi"/>
              </w:rPr>
              <w:t>3</w:t>
            </w:r>
          </w:p>
        </w:tc>
        <w:tc>
          <w:tcPr>
            <w:tcW w:w="1279" w:type="dxa"/>
            <w:tcBorders>
              <w:top w:val="single" w:sz="6" w:space="0" w:color="000000"/>
              <w:left w:val="single" w:sz="6" w:space="0" w:color="000000"/>
              <w:bottom w:val="single" w:sz="6" w:space="0" w:color="000000"/>
            </w:tcBorders>
            <w:vAlign w:val="center"/>
          </w:tcPr>
          <w:p w:rsidR="00E1084D" w:rsidRDefault="00E1084D">
            <w:pPr>
              <w:widowControl w:val="0"/>
              <w:spacing w:before="144" w:after="144" w:line="240" w:lineRule="auto"/>
              <w:jc w:val="center"/>
              <w:rPr>
                <w:rFonts w:asciiTheme="minorHAnsi" w:hAnsiTheme="minorHAnsi" w:cstheme="minorHAnsi"/>
              </w:rPr>
            </w:pPr>
          </w:p>
        </w:tc>
        <w:tc>
          <w:tcPr>
            <w:tcW w:w="991" w:type="dxa"/>
            <w:tcBorders>
              <w:top w:val="single" w:sz="6" w:space="0" w:color="000000"/>
              <w:left w:val="single" w:sz="6" w:space="0" w:color="000000"/>
              <w:bottom w:val="single" w:sz="6" w:space="0" w:color="000000"/>
            </w:tcBorders>
            <w:vAlign w:val="center"/>
          </w:tcPr>
          <w:p w:rsidR="00E1084D" w:rsidRDefault="00E1084D">
            <w:pPr>
              <w:widowControl w:val="0"/>
              <w:spacing w:before="144" w:after="144" w:line="240" w:lineRule="auto"/>
              <w:jc w:val="center"/>
              <w:rPr>
                <w:rFonts w:asciiTheme="minorHAnsi" w:hAnsiTheme="minorHAnsi" w:cstheme="minorHAnsi"/>
              </w:rPr>
            </w:pPr>
          </w:p>
        </w:tc>
        <w:tc>
          <w:tcPr>
            <w:tcW w:w="5243" w:type="dxa"/>
            <w:tcBorders>
              <w:top w:val="single" w:sz="6" w:space="0" w:color="000000"/>
              <w:left w:val="single" w:sz="6" w:space="0" w:color="000000"/>
              <w:bottom w:val="single" w:sz="6" w:space="0" w:color="000000"/>
            </w:tcBorders>
            <w:vAlign w:val="center"/>
          </w:tcPr>
          <w:p w:rsidR="00E1084D" w:rsidRDefault="00E1084D">
            <w:pPr>
              <w:widowControl w:val="0"/>
              <w:spacing w:before="144" w:after="144" w:line="240" w:lineRule="auto"/>
              <w:jc w:val="both"/>
              <w:rPr>
                <w:rFonts w:asciiTheme="minorHAnsi" w:hAnsiTheme="minorHAnsi" w:cstheme="minorHAnsi"/>
              </w:rPr>
            </w:pPr>
          </w:p>
        </w:tc>
        <w:tc>
          <w:tcPr>
            <w:tcW w:w="1278" w:type="dxa"/>
            <w:tcBorders>
              <w:top w:val="single" w:sz="6" w:space="0" w:color="000000"/>
              <w:left w:val="single" w:sz="6" w:space="0" w:color="000000"/>
              <w:bottom w:val="single" w:sz="6" w:space="0" w:color="000000"/>
              <w:right w:val="single" w:sz="6" w:space="0" w:color="000000"/>
            </w:tcBorders>
            <w:vAlign w:val="center"/>
          </w:tcPr>
          <w:p w:rsidR="00E1084D" w:rsidRDefault="00E1084D">
            <w:pPr>
              <w:widowControl w:val="0"/>
              <w:spacing w:before="144" w:after="144" w:line="240" w:lineRule="auto"/>
              <w:jc w:val="center"/>
              <w:rPr>
                <w:rFonts w:asciiTheme="minorHAnsi" w:hAnsiTheme="minorHAnsi" w:cstheme="minorHAnsi"/>
              </w:rPr>
            </w:pPr>
          </w:p>
        </w:tc>
      </w:tr>
    </w:tbl>
    <w:p w:rsidR="00E1084D" w:rsidRDefault="00E1084D">
      <w:pPr>
        <w:spacing w:line="240" w:lineRule="auto"/>
        <w:jc w:val="both"/>
        <w:rPr>
          <w:rFonts w:asciiTheme="minorHAnsi" w:hAnsiTheme="minorHAnsi" w:cstheme="minorHAnsi"/>
        </w:rPr>
      </w:pPr>
    </w:p>
    <w:p w:rsidR="00E1084D" w:rsidRDefault="007E6C47">
      <w:pPr>
        <w:tabs>
          <w:tab w:val="clear" w:pos="851"/>
          <w:tab w:val="clear" w:pos="1276"/>
          <w:tab w:val="clear" w:pos="1701"/>
          <w:tab w:val="clear" w:pos="9072"/>
        </w:tabs>
        <w:spacing w:line="240" w:lineRule="auto"/>
        <w:rPr>
          <w:rFonts w:ascii="Calibri" w:eastAsiaTheme="majorEastAsia" w:hAnsi="Calibri" w:cs="Calibri"/>
          <w:b/>
          <w:color w:val="365F91"/>
          <w:sz w:val="28"/>
          <w:szCs w:val="28"/>
          <w:lang w:eastAsia="en-GB"/>
        </w:rPr>
      </w:pPr>
      <w:bookmarkStart w:id="4" w:name="_Toc3260513771"/>
      <w:bookmarkEnd w:id="4"/>
      <w:r>
        <w:br w:type="page"/>
      </w:r>
    </w:p>
    <w:p w:rsidR="00E1084D" w:rsidRDefault="007E6C47" w:rsidP="001B2426">
      <w:pPr>
        <w:pStyle w:val="Ttulo1"/>
        <w:numPr>
          <w:ilvl w:val="0"/>
          <w:numId w:val="14"/>
        </w:numPr>
        <w:pPrChange w:id="5" w:author="Pilar Martin" w:date="2022-11-30T11:50:00Z">
          <w:pPr>
            <w:pStyle w:val="Ttulo1"/>
            <w:numPr>
              <w:numId w:val="42"/>
            </w:numPr>
          </w:pPr>
        </w:pPrChange>
      </w:pPr>
      <w:r>
        <w:lastRenderedPageBreak/>
        <w:t>Introduction</w:t>
      </w:r>
    </w:p>
    <w:p w:rsidR="00E1084D" w:rsidRDefault="007E6C47" w:rsidP="001B2426">
      <w:pPr>
        <w:pStyle w:val="Ttulo2"/>
        <w:numPr>
          <w:ilvl w:val="1"/>
          <w:numId w:val="15"/>
        </w:numPr>
        <w:pPrChange w:id="6" w:author="Pilar Martin" w:date="2022-11-30T11:50:00Z">
          <w:pPr>
            <w:pStyle w:val="Ttulo2"/>
            <w:numPr>
              <w:numId w:val="43"/>
            </w:numPr>
            <w:tabs>
              <w:tab w:val="clear" w:pos="0"/>
              <w:tab w:val="num" w:pos="360"/>
            </w:tabs>
          </w:pPr>
        </w:pPrChange>
      </w:pPr>
      <w:r>
        <w:t>Project objective</w:t>
      </w:r>
    </w:p>
    <w:p w:rsidR="00E1084D" w:rsidRDefault="007E6C47">
      <w:pPr>
        <w:pStyle w:val="ESAText"/>
        <w:rPr>
          <w:lang w:val="en-GB"/>
        </w:rPr>
      </w:pPr>
      <w:r>
        <w:rPr>
          <w:lang w:val="en-GB"/>
        </w:rPr>
        <w:t>This project aims to implement a prototype for irrigation mapping and crop yield estimation using inputs from the scientific ECOSTRESS and PRISMA missions. The final aim is to develop workflows, in collaboration with the African Early Adopters and EO partner(s</w:t>
      </w:r>
      <w:proofErr w:type="gramStart"/>
      <w:r>
        <w:rPr>
          <w:lang w:val="en-GB"/>
        </w:rPr>
        <w:t>), that</w:t>
      </w:r>
      <w:proofErr w:type="gramEnd"/>
      <w:r>
        <w:rPr>
          <w:lang w:val="en-GB"/>
        </w:rPr>
        <w:t xml:space="preserve"> support African irrigation and food security management, as well as </w:t>
      </w:r>
      <w:proofErr w:type="spellStart"/>
      <w:r>
        <w:rPr>
          <w:lang w:val="en-GB"/>
        </w:rPr>
        <w:t>transfering</w:t>
      </w:r>
      <w:proofErr w:type="spellEnd"/>
      <w:r>
        <w:rPr>
          <w:lang w:val="en-GB"/>
        </w:rPr>
        <w:t xml:space="preserve"> these R&amp;D </w:t>
      </w:r>
      <w:proofErr w:type="spellStart"/>
      <w:r>
        <w:rPr>
          <w:lang w:val="en-GB"/>
        </w:rPr>
        <w:t>learnings</w:t>
      </w:r>
      <w:proofErr w:type="spellEnd"/>
      <w:r>
        <w:rPr>
          <w:lang w:val="en-GB"/>
        </w:rPr>
        <w:t xml:space="preserve"> and results to African end-users and stakeholders. More specifically the </w:t>
      </w:r>
      <w:del w:id="7" w:author="Pilar Martin" w:date="2022-11-30T08:46:00Z">
        <w:r w:rsidDel="00B978F2">
          <w:rPr>
            <w:lang w:val="en-GB"/>
          </w:rPr>
          <w:delText xml:space="preserve">project </w:delText>
        </w:r>
      </w:del>
      <w:r>
        <w:rPr>
          <w:lang w:val="en-GB"/>
        </w:rPr>
        <w:t>objectives in this project can overall be listed as:</w:t>
      </w:r>
    </w:p>
    <w:p w:rsidR="00E1084D" w:rsidRDefault="007E6C47">
      <w:pPr>
        <w:pStyle w:val="Bullet"/>
      </w:pPr>
      <w:r>
        <w:t>Exploration of the capabilities for future operational Copernicus missions (LSTM+CHIME) to estimate ET and crop water stress.</w:t>
      </w:r>
    </w:p>
    <w:p w:rsidR="00E1084D" w:rsidRDefault="007E6C47">
      <w:pPr>
        <w:pStyle w:val="Bullet"/>
      </w:pPr>
      <w:r>
        <w:t xml:space="preserve">Investigate the potential of PRISMA </w:t>
      </w:r>
      <w:proofErr w:type="spellStart"/>
      <w:r>
        <w:t>hyperspectral</w:t>
      </w:r>
      <w:proofErr w:type="spellEnd"/>
      <w:r>
        <w:t xml:space="preserve"> observations and thermal-based crop stress metrics to improve crop yield/biomass estimations to support agricultural monitoring</w:t>
      </w:r>
    </w:p>
    <w:p w:rsidR="00E1084D" w:rsidRDefault="007E6C47">
      <w:pPr>
        <w:pStyle w:val="Bullet"/>
      </w:pPr>
      <w:r>
        <w:t xml:space="preserve">Complement the ET retrievals with crop yield, in order to acquire a better understanding of water use efficiency (WUE) of cultivated landscapes. </w:t>
      </w:r>
    </w:p>
    <w:p w:rsidR="00E1084D" w:rsidRDefault="007E6C47">
      <w:pPr>
        <w:pStyle w:val="Bullet"/>
      </w:pPr>
      <w:r>
        <w:t>Direct involvement of Africa</w:t>
      </w:r>
      <w:del w:id="8" w:author="Pilar Martin" w:date="2022-11-30T08:46:00Z">
        <w:r w:rsidDel="00B978F2">
          <w:delText>l</w:delText>
        </w:r>
      </w:del>
      <w:ins w:id="9" w:author="Pilar Martin" w:date="2022-11-30T08:46:00Z">
        <w:r w:rsidR="00B978F2">
          <w:t>n</w:t>
        </w:r>
      </w:ins>
      <w:r>
        <w:t xml:space="preserve"> Early Adopters, in order to secure the usefulness and applicability of the prototype.</w:t>
      </w:r>
    </w:p>
    <w:p w:rsidR="00E1084D" w:rsidRDefault="007E6C47">
      <w:pPr>
        <w:pStyle w:val="Bullet"/>
      </w:pPr>
      <w:r>
        <w:t>Publish the findings in a freely available code repository and as scientifically peer-reviewed papers, as well as to promote the codes through other outreach activities such as development of digital notebooks.</w:t>
      </w:r>
    </w:p>
    <w:p w:rsidR="00E1084D" w:rsidRDefault="00E1084D">
      <w:pPr>
        <w:pStyle w:val="Bulletlast"/>
        <w:numPr>
          <w:ilvl w:val="0"/>
          <w:numId w:val="0"/>
        </w:numPr>
        <w:ind w:left="1211"/>
        <w:rPr>
          <w:rFonts w:eastAsia="Calibri"/>
        </w:rPr>
      </w:pPr>
    </w:p>
    <w:p w:rsidR="00E1084D" w:rsidRDefault="007E6C47">
      <w:pPr>
        <w:pStyle w:val="Bulletlast"/>
        <w:numPr>
          <w:ilvl w:val="0"/>
          <w:numId w:val="0"/>
        </w:numPr>
      </w:pPr>
      <w:r>
        <w:t xml:space="preserve">All activities are to be carried out within the duration of the project lifetime from </w:t>
      </w:r>
      <w:r>
        <w:rPr>
          <w:color w:val="C9211E"/>
        </w:rPr>
        <w:t>1 December 2022 to 30 November 2024.</w:t>
      </w:r>
    </w:p>
    <w:p w:rsidR="00E1084D" w:rsidRDefault="007E6C47" w:rsidP="001B2426">
      <w:pPr>
        <w:pStyle w:val="Ttulo2"/>
        <w:numPr>
          <w:ilvl w:val="1"/>
          <w:numId w:val="16"/>
        </w:numPr>
        <w:pPrChange w:id="10" w:author="Pilar Martin" w:date="2022-11-30T11:50:00Z">
          <w:pPr>
            <w:pStyle w:val="Ttulo2"/>
            <w:numPr>
              <w:numId w:val="44"/>
            </w:numPr>
            <w:tabs>
              <w:tab w:val="clear" w:pos="0"/>
              <w:tab w:val="num" w:pos="360"/>
            </w:tabs>
          </w:pPr>
        </w:pPrChange>
      </w:pPr>
      <w:r>
        <w:t>Scope of Document</w:t>
      </w:r>
    </w:p>
    <w:p w:rsidR="00E1084D" w:rsidRDefault="007E6C47">
      <w:pPr>
        <w:jc w:val="both"/>
        <w:rPr>
          <w:rFonts w:eastAsia="Calibri"/>
        </w:rPr>
      </w:pPr>
      <w:r>
        <w:rPr>
          <w:rFonts w:eastAsia="Calibri"/>
        </w:rPr>
        <w:t xml:space="preserve">This document presents the Project Management Plan (PMP) which will be the formal, approved document used to guide both </w:t>
      </w:r>
      <w:del w:id="11" w:author="Pilar Martin" w:date="2022-11-30T08:47:00Z">
        <w:r w:rsidDel="00B978F2">
          <w:rPr>
            <w:rFonts w:eastAsia="Calibri"/>
          </w:rPr>
          <w:delText xml:space="preserve">project </w:delText>
        </w:r>
      </w:del>
      <w:r>
        <w:rPr>
          <w:rFonts w:eastAsia="Calibri"/>
        </w:rPr>
        <w:t xml:space="preserve">execution and </w:t>
      </w:r>
      <w:del w:id="12" w:author="Pilar Martin" w:date="2022-11-30T08:47:00Z">
        <w:r w:rsidDel="00B978F2">
          <w:rPr>
            <w:rFonts w:eastAsia="Calibri"/>
          </w:rPr>
          <w:delText xml:space="preserve">project </w:delText>
        </w:r>
      </w:del>
      <w:r>
        <w:rPr>
          <w:rFonts w:eastAsia="Calibri"/>
        </w:rPr>
        <w:t xml:space="preserve">control of the project “EO MAJI – EO Africa Explorers” (ESA AO/1-11038/21/I-DT). </w:t>
      </w:r>
    </w:p>
    <w:p w:rsidR="00E1084D" w:rsidRDefault="00E1084D">
      <w:pPr>
        <w:jc w:val="both"/>
        <w:rPr>
          <w:rFonts w:eastAsia="Calibri"/>
        </w:rPr>
      </w:pPr>
    </w:p>
    <w:p w:rsidR="00E1084D" w:rsidRDefault="007E6C47" w:rsidP="001B2426">
      <w:pPr>
        <w:pStyle w:val="Ttulo2"/>
        <w:numPr>
          <w:ilvl w:val="1"/>
          <w:numId w:val="17"/>
        </w:numPr>
        <w:pPrChange w:id="13" w:author="Pilar Martin" w:date="2022-11-30T11:50:00Z">
          <w:pPr>
            <w:pStyle w:val="Ttulo2"/>
            <w:numPr>
              <w:numId w:val="45"/>
            </w:numPr>
            <w:tabs>
              <w:tab w:val="clear" w:pos="0"/>
              <w:tab w:val="num" w:pos="360"/>
            </w:tabs>
          </w:pPr>
        </w:pPrChange>
      </w:pPr>
      <w:r>
        <w:t>Reference documents</w:t>
      </w:r>
    </w:p>
    <w:tbl>
      <w:tblPr>
        <w:tblStyle w:val="Tablaconcuadrcula"/>
        <w:tblW w:w="9657" w:type="dxa"/>
        <w:tblLayout w:type="fixed"/>
        <w:tblLook w:val="04A0" w:firstRow="1" w:lastRow="0" w:firstColumn="1" w:lastColumn="0" w:noHBand="0" w:noVBand="1"/>
      </w:tblPr>
      <w:tblGrid>
        <w:gridCol w:w="1088"/>
        <w:gridCol w:w="8569"/>
      </w:tblGrid>
      <w:tr w:rsidR="00E1084D">
        <w:trPr>
          <w:trHeight w:val="404"/>
        </w:trPr>
        <w:tc>
          <w:tcPr>
            <w:tcW w:w="1088" w:type="dxa"/>
            <w:vAlign w:val="center"/>
          </w:tcPr>
          <w:p w:rsidR="00E1084D" w:rsidRDefault="007E6C47">
            <w:pPr>
              <w:pStyle w:val="Textoindependiente"/>
              <w:widowControl w:val="0"/>
              <w:spacing w:beforeAutospacing="1" w:after="0"/>
              <w:rPr>
                <w:sz w:val="22"/>
              </w:rPr>
            </w:pPr>
            <w:r>
              <w:rPr>
                <w:sz w:val="22"/>
              </w:rPr>
              <w:t>REF-1</w:t>
            </w:r>
          </w:p>
        </w:tc>
        <w:tc>
          <w:tcPr>
            <w:tcW w:w="8568" w:type="dxa"/>
            <w:vAlign w:val="center"/>
          </w:tcPr>
          <w:p w:rsidR="00E1084D" w:rsidRDefault="007E6C47">
            <w:pPr>
              <w:pStyle w:val="Textoindependiente"/>
              <w:widowControl w:val="0"/>
              <w:spacing w:beforeAutospacing="1" w:after="0"/>
              <w:rPr>
                <w:sz w:val="22"/>
              </w:rPr>
            </w:pPr>
            <w:r>
              <w:rPr>
                <w:sz w:val="22"/>
              </w:rPr>
              <w:t>Statement of Work: ESA-EOP-SD-SOW-0250 – EO AFRICA EXPLORERS</w:t>
            </w:r>
          </w:p>
        </w:tc>
      </w:tr>
      <w:tr w:rsidR="00E1084D">
        <w:trPr>
          <w:trHeight w:val="404"/>
        </w:trPr>
        <w:tc>
          <w:tcPr>
            <w:tcW w:w="1088" w:type="dxa"/>
            <w:vAlign w:val="center"/>
          </w:tcPr>
          <w:p w:rsidR="00E1084D" w:rsidRDefault="007E6C47">
            <w:pPr>
              <w:pStyle w:val="Textoindependiente"/>
              <w:widowControl w:val="0"/>
              <w:spacing w:beforeAutospacing="1" w:after="0"/>
              <w:rPr>
                <w:sz w:val="22"/>
              </w:rPr>
            </w:pPr>
            <w:r>
              <w:rPr>
                <w:sz w:val="22"/>
              </w:rPr>
              <w:t>REF-2</w:t>
            </w:r>
          </w:p>
        </w:tc>
        <w:tc>
          <w:tcPr>
            <w:tcW w:w="8568" w:type="dxa"/>
            <w:vAlign w:val="center"/>
          </w:tcPr>
          <w:p w:rsidR="00E1084D" w:rsidRDefault="007E6C47">
            <w:pPr>
              <w:pStyle w:val="Textoindependiente"/>
              <w:widowControl w:val="0"/>
              <w:spacing w:beforeAutospacing="1" w:after="0"/>
              <w:rPr>
                <w:sz w:val="22"/>
              </w:rPr>
            </w:pPr>
            <w:r>
              <w:rPr>
                <w:sz w:val="22"/>
              </w:rPr>
              <w:t>EO MAJI proposal dated 18/02/2022</w:t>
            </w:r>
          </w:p>
        </w:tc>
      </w:tr>
      <w:tr w:rsidR="00E1084D">
        <w:trPr>
          <w:trHeight w:val="404"/>
        </w:trPr>
        <w:tc>
          <w:tcPr>
            <w:tcW w:w="1088" w:type="dxa"/>
            <w:vAlign w:val="center"/>
          </w:tcPr>
          <w:p w:rsidR="00E1084D" w:rsidRDefault="007E6C47">
            <w:pPr>
              <w:pStyle w:val="Textoindependiente"/>
              <w:widowControl w:val="0"/>
              <w:spacing w:beforeAutospacing="1" w:after="0"/>
              <w:rPr>
                <w:sz w:val="22"/>
              </w:rPr>
            </w:pPr>
            <w:r>
              <w:rPr>
                <w:sz w:val="22"/>
              </w:rPr>
              <w:t>REF-3</w:t>
            </w:r>
          </w:p>
        </w:tc>
        <w:tc>
          <w:tcPr>
            <w:tcW w:w="8568" w:type="dxa"/>
            <w:vAlign w:val="center"/>
          </w:tcPr>
          <w:p w:rsidR="00E1084D" w:rsidRDefault="007E6C47">
            <w:pPr>
              <w:pStyle w:val="Textoindependiente"/>
              <w:widowControl w:val="0"/>
              <w:spacing w:beforeAutospacing="1" w:after="0"/>
              <w:rPr>
                <w:sz w:val="22"/>
              </w:rPr>
            </w:pPr>
            <w:r>
              <w:rPr>
                <w:sz w:val="22"/>
              </w:rPr>
              <w:t>Clarification request from ESA dated 06/06/2022</w:t>
            </w:r>
          </w:p>
        </w:tc>
      </w:tr>
      <w:tr w:rsidR="00E1084D">
        <w:trPr>
          <w:trHeight w:val="404"/>
        </w:trPr>
        <w:tc>
          <w:tcPr>
            <w:tcW w:w="1088" w:type="dxa"/>
            <w:vAlign w:val="center"/>
          </w:tcPr>
          <w:p w:rsidR="00E1084D" w:rsidRDefault="007E6C47">
            <w:pPr>
              <w:pStyle w:val="Textoindependiente"/>
              <w:widowControl w:val="0"/>
              <w:spacing w:beforeAutospacing="1" w:after="0"/>
              <w:rPr>
                <w:sz w:val="22"/>
              </w:rPr>
            </w:pPr>
            <w:r>
              <w:rPr>
                <w:sz w:val="22"/>
              </w:rPr>
              <w:t>REF-4</w:t>
            </w:r>
          </w:p>
        </w:tc>
        <w:tc>
          <w:tcPr>
            <w:tcW w:w="8568" w:type="dxa"/>
            <w:vAlign w:val="center"/>
          </w:tcPr>
          <w:p w:rsidR="00E1084D" w:rsidRDefault="007E6C47">
            <w:pPr>
              <w:pStyle w:val="Textoindependiente"/>
              <w:widowControl w:val="0"/>
              <w:spacing w:beforeAutospacing="1" w:after="0"/>
              <w:rPr>
                <w:sz w:val="22"/>
              </w:rPr>
            </w:pPr>
            <w:r>
              <w:rPr>
                <w:sz w:val="22"/>
              </w:rPr>
              <w:t>Response to clarification dated 22/06/2022</w:t>
            </w:r>
          </w:p>
        </w:tc>
      </w:tr>
      <w:tr w:rsidR="00E1084D">
        <w:trPr>
          <w:trHeight w:val="404"/>
        </w:trPr>
        <w:tc>
          <w:tcPr>
            <w:tcW w:w="1088" w:type="dxa"/>
            <w:vAlign w:val="center"/>
          </w:tcPr>
          <w:p w:rsidR="00E1084D" w:rsidRDefault="007E6C47">
            <w:pPr>
              <w:pStyle w:val="Textoindependiente"/>
              <w:widowControl w:val="0"/>
              <w:spacing w:beforeAutospacing="1" w:after="0"/>
              <w:rPr>
                <w:sz w:val="22"/>
              </w:rPr>
            </w:pPr>
            <w:r>
              <w:rPr>
                <w:sz w:val="22"/>
              </w:rPr>
              <w:t>REF-5</w:t>
            </w:r>
          </w:p>
        </w:tc>
        <w:tc>
          <w:tcPr>
            <w:tcW w:w="8568" w:type="dxa"/>
            <w:vAlign w:val="center"/>
          </w:tcPr>
          <w:p w:rsidR="00E1084D" w:rsidRDefault="007E6C47">
            <w:pPr>
              <w:pStyle w:val="Textoindependiente"/>
              <w:widowControl w:val="0"/>
              <w:spacing w:beforeAutospacing="1" w:after="0"/>
              <w:rPr>
                <w:sz w:val="22"/>
              </w:rPr>
            </w:pPr>
            <w:r>
              <w:rPr>
                <w:sz w:val="22"/>
              </w:rPr>
              <w:t>Contract No. 4000139395/22/I-DT</w:t>
            </w:r>
          </w:p>
        </w:tc>
      </w:tr>
    </w:tbl>
    <w:p w:rsidR="00E1084D" w:rsidRDefault="00E1084D">
      <w:pPr>
        <w:pStyle w:val="FormatvorlageArialBlock1"/>
        <w:numPr>
          <w:ilvl w:val="0"/>
          <w:numId w:val="0"/>
        </w:numPr>
        <w:rPr>
          <w:lang w:val="en-GB"/>
        </w:rPr>
      </w:pPr>
    </w:p>
    <w:p w:rsidR="00E1084D" w:rsidRDefault="007E6C47" w:rsidP="001B2426">
      <w:pPr>
        <w:pStyle w:val="Ttulo1"/>
        <w:numPr>
          <w:ilvl w:val="0"/>
          <w:numId w:val="18"/>
        </w:numPr>
        <w:pPrChange w:id="14" w:author="Pilar Martin" w:date="2022-11-30T11:50:00Z">
          <w:pPr>
            <w:pStyle w:val="Ttulo1"/>
            <w:numPr>
              <w:numId w:val="46"/>
            </w:numPr>
            <w:tabs>
              <w:tab w:val="clear" w:pos="0"/>
              <w:tab w:val="num" w:pos="360"/>
            </w:tabs>
          </w:pPr>
        </w:pPrChange>
      </w:pPr>
      <w:r>
        <w:lastRenderedPageBreak/>
        <w:t>Project team organization</w:t>
      </w:r>
    </w:p>
    <w:p w:rsidR="00E1084D" w:rsidRDefault="007E6C47">
      <w:pPr>
        <w:pStyle w:val="Textoindependiente"/>
        <w:jc w:val="both"/>
        <w:rPr>
          <w:lang w:val="en-US"/>
        </w:rPr>
      </w:pPr>
      <w:r>
        <w:rPr>
          <w:lang w:val="en-US"/>
        </w:rPr>
        <w:t xml:space="preserve">To ensure the successful implementation of EO-MAJI, AECSIC has teamed up with DHI (Denmark) and University of Leicester (United Kingdom), two entities with proven experience with ESA, and with all required knowledge and skills for a successful project execution and completion. </w:t>
      </w:r>
    </w:p>
    <w:p w:rsidR="00E1084D" w:rsidRDefault="007E6C47">
      <w:pPr>
        <w:pStyle w:val="Textoindependiente"/>
        <w:jc w:val="both"/>
        <w:rPr>
          <w:lang w:val="en-US"/>
        </w:rPr>
      </w:pPr>
      <w:r>
        <w:rPr>
          <w:lang w:val="en-US"/>
        </w:rPr>
        <w:t>AECSIC, as the prime contractor, has the full authority and responsibility to execute the project according to the signed contract and in full compliance with the requirements specified therein. As main contractor and coordinator AECSIC will be responsible for the management and controlling of the project and the coordination and communication with ESA. The official link between the agency and the project team is between the ESA Technical Officer and the AECSIC Project Manager.</w:t>
      </w:r>
    </w:p>
    <w:p w:rsidR="00E1084D" w:rsidRDefault="007E6C47">
      <w:pPr>
        <w:pStyle w:val="Textoindependiente"/>
        <w:jc w:val="both"/>
        <w:rPr>
          <w:lang w:eastAsia="da-DK"/>
        </w:rPr>
      </w:pPr>
      <w:r>
        <w:rPr>
          <w:lang w:eastAsia="da-DK"/>
        </w:rPr>
        <w:t xml:space="preserve">The overall organisation breakdown structure with links to the project partners and associated organisations is given in Figures 1 and 2. Emphasis has been given on the complementary expertize of the partners to secure a full coverage of the project requirements. For a complete overview of the responsible partners and allocated key persons for each work package please refer to section 3. </w:t>
      </w:r>
    </w:p>
    <w:p w:rsidR="00E1084D" w:rsidRDefault="00E1084D">
      <w:pPr>
        <w:pStyle w:val="Textoindependiente"/>
        <w:jc w:val="both"/>
        <w:rPr>
          <w:lang w:eastAsia="da-DK"/>
        </w:rPr>
      </w:pPr>
    </w:p>
    <w:p w:rsidR="00E1084D" w:rsidRDefault="007E6C47">
      <w:pPr>
        <w:pStyle w:val="Epgrafe"/>
        <w:jc w:val="both"/>
      </w:pPr>
      <w:bookmarkStart w:id="15" w:name="_Ref484633577"/>
      <w:r>
        <w:rPr>
          <w:noProof/>
          <w:lang w:val="es-ES" w:eastAsia="es-ES"/>
        </w:rPr>
        <w:drawing>
          <wp:anchor distT="0" distB="0" distL="0" distR="0" simplePos="0" relativeHeight="22" behindDoc="0" locked="0" layoutInCell="0" allowOverlap="1">
            <wp:simplePos x="0" y="0"/>
            <wp:positionH relativeFrom="column">
              <wp:posOffset>1200150</wp:posOffset>
            </wp:positionH>
            <wp:positionV relativeFrom="paragraph">
              <wp:posOffset>635</wp:posOffset>
            </wp:positionV>
            <wp:extent cx="4232275" cy="2964180"/>
            <wp:effectExtent l="0" t="0" r="0" b="0"/>
            <wp:wrapTopAndBottom/>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17"/>
                    <a:stretch>
                      <a:fillRect/>
                    </a:stretch>
                  </pic:blipFill>
                  <pic:spPr bwMode="auto">
                    <a:xfrm>
                      <a:off x="0" y="0"/>
                      <a:ext cx="4232275" cy="2964180"/>
                    </a:xfrm>
                    <a:prstGeom prst="rect">
                      <a:avLst/>
                    </a:prstGeom>
                  </pic:spPr>
                </pic:pic>
              </a:graphicData>
            </a:graphic>
          </wp:anchor>
        </w:drawing>
      </w:r>
      <w:r>
        <w:t xml:space="preserve">Figure </w:t>
      </w:r>
      <w:r>
        <w:fldChar w:fldCharType="begin"/>
      </w:r>
      <w:r>
        <w:instrText xml:space="preserve"> SEQ Figure \* ARABIC </w:instrText>
      </w:r>
      <w:r>
        <w:fldChar w:fldCharType="separate"/>
      </w:r>
      <w:r>
        <w:t>1</w:t>
      </w:r>
      <w:r>
        <w:fldChar w:fldCharType="end"/>
      </w:r>
      <w:bookmarkEnd w:id="15"/>
      <w:r>
        <w:t xml:space="preserve">: Flowchart illustrating the </w:t>
      </w:r>
      <w:proofErr w:type="spellStart"/>
      <w:r>
        <w:t>worklogic</w:t>
      </w:r>
      <w:proofErr w:type="spellEnd"/>
      <w:r>
        <w:t xml:space="preserve"> indicating both phases of the project and their respective </w:t>
      </w:r>
      <w:proofErr w:type="spellStart"/>
      <w:r>
        <w:t>workpackages</w:t>
      </w:r>
      <w:proofErr w:type="spellEnd"/>
      <w:r>
        <w:t xml:space="preserve"> and interlinks</w:t>
      </w:r>
    </w:p>
    <w:p w:rsidR="00E1084D" w:rsidRDefault="007E6C47">
      <w:pPr>
        <w:pStyle w:val="Textoindependiente"/>
      </w:pPr>
      <w:r>
        <w:t xml:space="preserve">DHI has </w:t>
      </w:r>
      <w:proofErr w:type="gramStart"/>
      <w:r>
        <w:t>a</w:t>
      </w:r>
      <w:proofErr w:type="gramEnd"/>
      <w:r>
        <w:t xml:space="preserve"> extensive experience in working with local stakeholders and in developing open-source EO solutions such as </w:t>
      </w:r>
      <w:commentRangeStart w:id="16"/>
      <w:proofErr w:type="spellStart"/>
      <w:r>
        <w:t>Sen</w:t>
      </w:r>
      <w:proofErr w:type="spellEnd"/>
      <w:r>
        <w:t>-ET plugin implemented for ESA-SNAP software, or the Water Observation and Information System (WOIS) plugin under TIGER-NET initiative</w:t>
      </w:r>
      <w:commentRangeEnd w:id="16"/>
      <w:r w:rsidR="00B978F2">
        <w:rPr>
          <w:rStyle w:val="Refdecomentario"/>
        </w:rPr>
        <w:commentReference w:id="16"/>
      </w:r>
      <w:r>
        <w:t>. Additionally, they are leading researchers in the field of water resources management. For that reason, DHI will lead the first stage of the Outreach and Stakeholder Engagement (WP5A) and the Prototype Development (WP3) work packages, in addition to developing novel products in WP2.</w:t>
      </w:r>
    </w:p>
    <w:p w:rsidR="00E1084D" w:rsidRDefault="007E6C47">
      <w:pPr>
        <w:pStyle w:val="Textoindependiente"/>
      </w:pPr>
      <w:del w:id="17" w:author="Pilar Martin" w:date="2022-11-30T08:49:00Z">
        <w:r w:rsidDel="00FE2FB5">
          <w:delText xml:space="preserve">Finally, </w:delText>
        </w:r>
      </w:del>
      <w:r>
        <w:t xml:space="preserve">University of Leicester </w:t>
      </w:r>
      <w:ins w:id="18" w:author="Pilar Martin" w:date="2022-11-30T08:50:00Z">
        <w:r w:rsidR="00FE2FB5">
          <w:t>(</w:t>
        </w:r>
        <w:proofErr w:type="spellStart"/>
        <w:proofErr w:type="gramStart"/>
        <w:r w:rsidR="00FE2FB5">
          <w:t>UoL</w:t>
        </w:r>
        <w:proofErr w:type="spellEnd"/>
        <w:r w:rsidR="00FE2FB5">
          <w:t xml:space="preserve"> )</w:t>
        </w:r>
        <w:proofErr w:type="gramEnd"/>
        <w:r w:rsidR="00FE2FB5">
          <w:t xml:space="preserve"> </w:t>
        </w:r>
      </w:ins>
      <w:r>
        <w:t xml:space="preserve">has a long track record on land surface temperature retrievals with thermal remote sensing, and indeed developed and updated the Sentinel-3 SLSTR Land Surface Product and Algorithm. For that reason, </w:t>
      </w:r>
      <w:proofErr w:type="spellStart"/>
      <w:r>
        <w:t>UoL</w:t>
      </w:r>
      <w:proofErr w:type="spellEnd"/>
      <w:r>
        <w:t xml:space="preserve"> will lead the WP on EO and in situ data acquisition (WP1) as well as the dedicated work package on the roadmap to the Sentinel Candidate Missions.</w:t>
      </w:r>
    </w:p>
    <w:p w:rsidR="00E1084D" w:rsidRDefault="007E6C47">
      <w:pPr>
        <w:pStyle w:val="Textoindependiente"/>
        <w:jc w:val="both"/>
        <w:rPr>
          <w:lang w:val="en-US"/>
        </w:rPr>
      </w:pPr>
      <w:r>
        <w:t>All of the consortium partners have previously worked together in various ESA projects and activities and have a long established research and professional relationship. This will ensure good collaboration and efficient project execution and thus minimize project management risks and burdens.</w:t>
      </w:r>
    </w:p>
    <w:p w:rsidR="00E1084D" w:rsidRDefault="007E6C47">
      <w:pPr>
        <w:pStyle w:val="Captionwide"/>
        <w:jc w:val="both"/>
      </w:pPr>
      <w:bookmarkStart w:id="19" w:name="_Ref432095114"/>
      <w:commentRangeStart w:id="20"/>
      <w:r>
        <w:rPr>
          <w:noProof/>
          <w:lang w:val="es-ES" w:eastAsia="es-ES"/>
        </w:rPr>
        <w:lastRenderedPageBreak/>
        <w:drawing>
          <wp:anchor distT="0" distB="0" distL="0" distR="0" simplePos="0" relativeHeight="23" behindDoc="0" locked="0" layoutInCell="0" allowOverlap="1" wp14:anchorId="6B6C887D" wp14:editId="3DBD123B">
            <wp:simplePos x="0" y="0"/>
            <wp:positionH relativeFrom="column">
              <wp:align>center</wp:align>
            </wp:positionH>
            <wp:positionV relativeFrom="line">
              <wp:posOffset>635</wp:posOffset>
            </wp:positionV>
            <wp:extent cx="2442845" cy="2527300"/>
            <wp:effectExtent l="0" t="0" r="0" b="0"/>
            <wp:wrapTopAndBottom/>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9"/>
                    <a:stretch>
                      <a:fillRect/>
                    </a:stretch>
                  </pic:blipFill>
                  <pic:spPr bwMode="auto">
                    <a:xfrm>
                      <a:off x="0" y="0"/>
                      <a:ext cx="2442845" cy="2527300"/>
                    </a:xfrm>
                    <a:prstGeom prst="rect">
                      <a:avLst/>
                    </a:prstGeom>
                  </pic:spPr>
                </pic:pic>
              </a:graphicData>
            </a:graphic>
          </wp:anchor>
        </w:drawing>
      </w:r>
      <w:proofErr w:type="gramStart"/>
      <w:r>
        <w:t xml:space="preserve">Figure </w:t>
      </w:r>
      <w:r>
        <w:fldChar w:fldCharType="begin"/>
      </w:r>
      <w:r>
        <w:instrText xml:space="preserve"> SEQ Figure \* ARABIC </w:instrText>
      </w:r>
      <w:r>
        <w:fldChar w:fldCharType="separate"/>
      </w:r>
      <w:r>
        <w:t>2</w:t>
      </w:r>
      <w:r>
        <w:fldChar w:fldCharType="end"/>
      </w:r>
      <w:bookmarkEnd w:id="19"/>
      <w:commentRangeEnd w:id="20"/>
      <w:r w:rsidR="00FE2FB5">
        <w:rPr>
          <w:rStyle w:val="Refdecomentario"/>
          <w:color w:val="auto"/>
        </w:rPr>
        <w:commentReference w:id="20"/>
      </w:r>
      <w:r>
        <w:t>.</w:t>
      </w:r>
      <w:proofErr w:type="gramEnd"/>
      <w:r>
        <w:t xml:space="preserve"> </w:t>
      </w:r>
      <w:proofErr w:type="gramStart"/>
      <w:r>
        <w:t>Communication/reporting/information flow structure for the project with responsibility given on WP level.</w:t>
      </w:r>
      <w:proofErr w:type="gramEnd"/>
      <w:r>
        <w:t xml:space="preserve"> Informal communication on day-to-day matter is encouraged between WPs. </w:t>
      </w:r>
    </w:p>
    <w:p w:rsidR="00E1084D" w:rsidRDefault="007E6C47" w:rsidP="001B2426">
      <w:pPr>
        <w:pStyle w:val="Ttulo2"/>
        <w:numPr>
          <w:ilvl w:val="1"/>
          <w:numId w:val="19"/>
        </w:numPr>
        <w:pPrChange w:id="21" w:author="Pilar Martin" w:date="2022-11-30T11:50:00Z">
          <w:pPr>
            <w:pStyle w:val="Ttulo2"/>
            <w:numPr>
              <w:numId w:val="47"/>
            </w:numPr>
            <w:tabs>
              <w:tab w:val="clear" w:pos="0"/>
              <w:tab w:val="num" w:pos="360"/>
            </w:tabs>
          </w:pPr>
        </w:pPrChange>
      </w:pPr>
      <w:r>
        <w:t>Communication</w:t>
      </w:r>
    </w:p>
    <w:p w:rsidR="00E1084D" w:rsidRDefault="007E6C47">
      <w:pPr>
        <w:pStyle w:val="Textoindependiente"/>
        <w:jc w:val="both"/>
        <w:rPr>
          <w:lang w:eastAsia="da-DK"/>
        </w:rPr>
      </w:pPr>
      <w:r>
        <w:rPr>
          <w:lang w:eastAsia="da-DK"/>
        </w:rPr>
        <w:t>Between AECSIC and ESA an official communication link is installed for the implementation of:</w:t>
      </w:r>
    </w:p>
    <w:p w:rsidR="00E1084D" w:rsidRDefault="007E6C47">
      <w:pPr>
        <w:pStyle w:val="Letterlistlast"/>
        <w:numPr>
          <w:ilvl w:val="0"/>
          <w:numId w:val="13"/>
        </w:numPr>
        <w:jc w:val="both"/>
      </w:pPr>
      <w:r>
        <w:rPr>
          <w:lang w:eastAsia="da-DK"/>
        </w:rPr>
        <w:t>Project direction</w:t>
      </w:r>
    </w:p>
    <w:p w:rsidR="00E1084D" w:rsidRDefault="007E6C47">
      <w:pPr>
        <w:pStyle w:val="Letterlistlast"/>
        <w:numPr>
          <w:ilvl w:val="0"/>
          <w:numId w:val="13"/>
        </w:numPr>
        <w:jc w:val="both"/>
      </w:pPr>
      <w:r>
        <w:rPr>
          <w:lang w:eastAsia="da-DK"/>
        </w:rPr>
        <w:t>Project control</w:t>
      </w:r>
    </w:p>
    <w:p w:rsidR="00E1084D" w:rsidRDefault="007E6C47">
      <w:pPr>
        <w:pStyle w:val="Letterlistlast"/>
        <w:numPr>
          <w:ilvl w:val="0"/>
          <w:numId w:val="13"/>
        </w:numPr>
        <w:jc w:val="both"/>
        <w:rPr>
          <w:lang w:eastAsia="da-DK"/>
        </w:rPr>
      </w:pPr>
      <w:r>
        <w:rPr>
          <w:lang w:eastAsia="da-DK"/>
        </w:rPr>
        <w:t>Project decision</w:t>
      </w:r>
    </w:p>
    <w:p w:rsidR="00E1084D" w:rsidRDefault="007E6C47">
      <w:pPr>
        <w:pStyle w:val="Textoindependiente"/>
        <w:jc w:val="both"/>
        <w:rPr>
          <w:lang w:eastAsia="da-DK"/>
        </w:rPr>
      </w:pPr>
      <w:r>
        <w:rPr>
          <w:lang w:eastAsia="da-DK"/>
        </w:rPr>
        <w:t xml:space="preserve">The project information channels mainly used for communication between ESA and AECSIC are the regular progress reports, meetings and reviews. </w:t>
      </w:r>
    </w:p>
    <w:p w:rsidR="00E1084D" w:rsidRDefault="007E6C47">
      <w:pPr>
        <w:pStyle w:val="Textoindependiente"/>
        <w:jc w:val="both"/>
        <w:rPr>
          <w:lang w:eastAsia="da-DK"/>
        </w:rPr>
      </w:pPr>
      <w:r>
        <w:rPr>
          <w:lang w:eastAsia="da-DK"/>
        </w:rPr>
        <w:t>Other contacts between the project key personnel for the purpose of transferring technical data and views, which elucidate particular problems, and in the intention to accelerate the decision making processes are foreseen. Communication in those cases will</w:t>
      </w:r>
      <w:ins w:id="22" w:author="Pilar Martin" w:date="2022-11-30T08:54:00Z">
        <w:r>
          <w:rPr>
            <w:lang w:eastAsia="da-DK"/>
          </w:rPr>
          <w:t xml:space="preserve"> be</w:t>
        </w:r>
      </w:ins>
      <w:r>
        <w:rPr>
          <w:lang w:eastAsia="da-DK"/>
        </w:rPr>
        <w:t xml:space="preserve"> carbon copied to the corresponding WP leaders as well to the Project Manager.</w:t>
      </w:r>
    </w:p>
    <w:p w:rsidR="00E1084D" w:rsidRDefault="007E6C47">
      <w:pPr>
        <w:pStyle w:val="Textoindependiente"/>
        <w:jc w:val="both"/>
        <w:rPr>
          <w:lang w:eastAsia="da-DK"/>
        </w:rPr>
      </w:pPr>
      <w:r>
        <w:rPr>
          <w:lang w:eastAsia="da-DK"/>
        </w:rPr>
        <w:t>WP leaders will maintain contact with task leaders and supporting staff. Cross cutting communication is foreseen for purposes of user coordination and requirement activities. The task leaders report directly to the work package managers, providing them with sufficient authority within their organisation to direct and control the project tasks, the personnel, set priorities, and obtain the necessary resources.</w:t>
      </w:r>
    </w:p>
    <w:p w:rsidR="00E1084D" w:rsidRDefault="007E6C47">
      <w:pPr>
        <w:pStyle w:val="Textoindependiente"/>
        <w:jc w:val="both"/>
        <w:rPr>
          <w:lang w:eastAsia="da-DK"/>
        </w:rPr>
      </w:pPr>
      <w:r>
        <w:rPr>
          <w:lang w:eastAsia="da-DK"/>
        </w:rPr>
        <w:t xml:space="preserve">For technical work packages requiring deeper involvement of several partners, direct cooperative link communication coordinated by the responsible WP manager will be used. This enables higher work efficiency and reduction of overhead costs. </w:t>
      </w:r>
    </w:p>
    <w:p w:rsidR="00E1084D" w:rsidRDefault="007E6C47">
      <w:pPr>
        <w:pStyle w:val="Textoindependiente"/>
        <w:jc w:val="both"/>
        <w:rPr>
          <w:lang w:eastAsia="da-DK"/>
        </w:rPr>
      </w:pPr>
      <w:r>
        <w:rPr>
          <w:lang w:eastAsia="da-DK"/>
        </w:rPr>
        <w:t xml:space="preserve">Communication with the Early Adopters will be through AECSIC, as the prime, when formal correspondence is required. For less formal correspondence the partners with the strongest connection to the particular user will be the main contact. This is to ensure a continuation of the already established relationship between project partners and the associated users. </w:t>
      </w:r>
    </w:p>
    <w:p w:rsidR="00E1084D" w:rsidRDefault="007E6C47">
      <w:pPr>
        <w:pStyle w:val="Textoindependiente"/>
        <w:jc w:val="both"/>
        <w:rPr>
          <w:lang w:eastAsia="da-DK"/>
        </w:rPr>
      </w:pPr>
      <w:r>
        <w:t>Unscheduled communication between WP leaders will be performed via e-mail and, when necessary, with bi- or multi-lateral teleconferences. In addition AECSIC provides its own teleconference platform (</w:t>
      </w:r>
      <w:proofErr w:type="spellStart"/>
      <w:r>
        <w:t>ConectaHa.CSIC</w:t>
      </w:r>
      <w:proofErr w:type="spellEnd"/>
      <w:r>
        <w:t xml:space="preserve">, </w:t>
      </w:r>
      <w:hyperlink r:id="rId20">
        <w:r>
          <w:rPr>
            <w:color w:val="1155CC"/>
            <w:u w:val="single"/>
          </w:rPr>
          <w:t>https://conectaha.csic.es/b/</w:t>
        </w:r>
      </w:hyperlink>
      <w:r>
        <w:t>) that will be used for hosting both progress meetings with ESA and webinars with relevant African stakeholders.</w:t>
      </w:r>
    </w:p>
    <w:p w:rsidR="00E1084D" w:rsidRDefault="007E6C47">
      <w:pPr>
        <w:pStyle w:val="Textoindependiente"/>
        <w:jc w:val="both"/>
        <w:rPr>
          <w:lang w:eastAsia="da-DK"/>
        </w:rPr>
      </w:pPr>
      <w:r>
        <w:rPr>
          <w:lang w:eastAsia="da-DK"/>
        </w:rPr>
        <w:lastRenderedPageBreak/>
        <w:t xml:space="preserve">We note in general that project partners have long and well-functioning work relations and a significant amount of informal correspondence and knowledge sharing is envisaged. </w:t>
      </w:r>
    </w:p>
    <w:p w:rsidR="00E1084D" w:rsidRDefault="007E6C47" w:rsidP="001B2426">
      <w:pPr>
        <w:pStyle w:val="Ttulo2"/>
        <w:numPr>
          <w:ilvl w:val="1"/>
          <w:numId w:val="20"/>
        </w:numPr>
        <w:pPrChange w:id="23" w:author="Pilar Martin" w:date="2022-11-30T11:50:00Z">
          <w:pPr>
            <w:pStyle w:val="Ttulo2"/>
            <w:numPr>
              <w:numId w:val="48"/>
            </w:numPr>
            <w:tabs>
              <w:tab w:val="clear" w:pos="0"/>
              <w:tab w:val="num" w:pos="360"/>
            </w:tabs>
          </w:pPr>
        </w:pPrChange>
      </w:pPr>
      <w:r>
        <w:t>Collaboration tools</w:t>
      </w:r>
    </w:p>
    <w:p w:rsidR="00E1084D" w:rsidRDefault="007E6C47">
      <w:pPr>
        <w:pStyle w:val="Textoindependiente"/>
      </w:pPr>
      <w:r>
        <w:t xml:space="preserve">For collaboration and document sharing, a shared online repository based on </w:t>
      </w:r>
      <w:proofErr w:type="spellStart"/>
      <w:r>
        <w:t>NextCloud</w:t>
      </w:r>
      <w:proofErr w:type="spellEnd"/>
      <w:r>
        <w:t xml:space="preserve"> open source tool will be made available by AECSIC (</w:t>
      </w:r>
      <w:hyperlink r:id="rId21">
        <w:r>
          <w:rPr>
            <w:rStyle w:val="Hipervnculo"/>
          </w:rPr>
          <w:t>https://saco.csic.es</w:t>
        </w:r>
      </w:hyperlink>
      <w:r>
        <w:t xml:space="preserve">) with a total capacity of 100 </w:t>
      </w:r>
      <w:proofErr w:type="gramStart"/>
      <w:r>
        <w:t>Gb</w:t>
      </w:r>
      <w:proofErr w:type="gramEnd"/>
      <w:r>
        <w:t xml:space="preserve">. For larger storage and data share a project SFTP site could be set up. Keeping these repositories up to date and organised in a way that makes it easy to find all relevant information is the responsibility of the project manager. In addition and to ensure consistency when communicating with </w:t>
      </w:r>
      <w:proofErr w:type="spellStart"/>
      <w:r>
        <w:t>Africal</w:t>
      </w:r>
      <w:proofErr w:type="spellEnd"/>
      <w:r>
        <w:t xml:space="preserve"> Early Adopters and interested parties, the Project Management also provides a set of standard templates for the various communication activities. All sharing of code will be based on </w:t>
      </w:r>
      <w:proofErr w:type="spellStart"/>
      <w:r>
        <w:t>GitHub</w:t>
      </w:r>
      <w:proofErr w:type="spellEnd"/>
      <w:r>
        <w:t xml:space="preserve">, either using public or private repositories depending on the intellectual property right level. </w:t>
      </w:r>
    </w:p>
    <w:p w:rsidR="00E1084D" w:rsidRDefault="007E6C47" w:rsidP="001B2426">
      <w:pPr>
        <w:pStyle w:val="Ttulo3"/>
        <w:numPr>
          <w:ilvl w:val="2"/>
          <w:numId w:val="21"/>
        </w:numPr>
        <w:pPrChange w:id="24" w:author="Pilar Martin" w:date="2022-11-30T11:50:00Z">
          <w:pPr>
            <w:pStyle w:val="Ttulo3"/>
            <w:numPr>
              <w:numId w:val="49"/>
            </w:numPr>
            <w:tabs>
              <w:tab w:val="clear" w:pos="0"/>
              <w:tab w:val="num" w:pos="360"/>
            </w:tabs>
          </w:pPr>
        </w:pPrChange>
      </w:pPr>
      <w:r>
        <w:t>Project Repository</w:t>
      </w:r>
      <w:bookmarkStart w:id="25" w:name="_Ref437421498"/>
      <w:bookmarkEnd w:id="25"/>
    </w:p>
    <w:p w:rsidR="00E1084D" w:rsidRDefault="007E6C47">
      <w:pPr>
        <w:pStyle w:val="Textoindependiente"/>
        <w:jc w:val="both"/>
      </w:pPr>
      <w:r>
        <w:t>To enable efficient collaboration and document exchange, an internal project repository will be set up as a shared workspace. It is hosted and administrated by AECSIC and will be open to project partners and African Early Adopters. Parts of the repository may be shared wit</w:t>
      </w:r>
      <w:ins w:id="26" w:author="Pilar Martin" w:date="2022-11-30T08:57:00Z">
        <w:r w:rsidR="008F72CF">
          <w:t>h</w:t>
        </w:r>
      </w:ins>
      <w:r>
        <w:t xml:space="preserve"> associated users if required. Access to the repository will be granted by the </w:t>
      </w:r>
      <w:commentRangeStart w:id="27"/>
      <w:r>
        <w:t>PM</w:t>
      </w:r>
      <w:commentRangeEnd w:id="27"/>
      <w:r w:rsidR="008F72CF">
        <w:rPr>
          <w:rStyle w:val="Refdecomentario"/>
        </w:rPr>
        <w:commentReference w:id="27"/>
      </w:r>
      <w:r>
        <w:t>, after ensuring no data privacy policy is violated.</w:t>
      </w:r>
    </w:p>
    <w:p w:rsidR="00E1084D" w:rsidRDefault="007E6C47">
      <w:pPr>
        <w:pStyle w:val="Textoindependiente"/>
        <w:jc w:val="both"/>
      </w:pPr>
      <w:r>
        <w:t xml:space="preserve">A suggested structure for the repository </w:t>
      </w:r>
      <w:del w:id="28" w:author="Pilar Martin" w:date="2022-11-30T08:57:00Z">
        <w:r w:rsidDel="008F72CF">
          <w:delText xml:space="preserve">are </w:delText>
        </w:r>
      </w:del>
      <w:ins w:id="29" w:author="Pilar Martin" w:date="2022-11-30T08:57:00Z">
        <w:r w:rsidR="008F72CF">
          <w:t>includes</w:t>
        </w:r>
        <w:r w:rsidR="008F72CF">
          <w:t xml:space="preserve"> </w:t>
        </w:r>
      </w:ins>
      <w:r>
        <w:t>the following main content folders:</w:t>
      </w:r>
    </w:p>
    <w:p w:rsidR="00E1084D" w:rsidRDefault="007E6C47">
      <w:pPr>
        <w:pStyle w:val="Textoindependiente"/>
        <w:numPr>
          <w:ilvl w:val="0"/>
          <w:numId w:val="11"/>
        </w:numPr>
        <w:jc w:val="both"/>
      </w:pPr>
      <w:r>
        <w:t>Documents (including the main project documents and background reading/</w:t>
      </w:r>
      <w:del w:id="30" w:author="Pilar Martin" w:date="2022-11-30T08:58:00Z">
        <w:r w:rsidDel="008F72CF">
          <w:delText>litterature</w:delText>
        </w:r>
      </w:del>
      <w:ins w:id="31" w:author="Pilar Martin" w:date="2022-11-30T08:58:00Z">
        <w:r w:rsidR="008F72CF">
          <w:t>literature</w:t>
        </w:r>
      </w:ins>
      <w:r>
        <w:t>)</w:t>
      </w:r>
    </w:p>
    <w:p w:rsidR="00E1084D" w:rsidRDefault="007E6C47">
      <w:pPr>
        <w:pStyle w:val="Textoindependiente"/>
        <w:numPr>
          <w:ilvl w:val="0"/>
          <w:numId w:val="11"/>
        </w:numPr>
        <w:jc w:val="both"/>
      </w:pPr>
      <w:r>
        <w:t>General information (containing links to related projects and a list of abbreviations)</w:t>
      </w:r>
    </w:p>
    <w:p w:rsidR="00E1084D" w:rsidRDefault="007E6C47">
      <w:pPr>
        <w:pStyle w:val="Textoindependiente"/>
        <w:numPr>
          <w:ilvl w:val="0"/>
          <w:numId w:val="11"/>
        </w:numPr>
        <w:jc w:val="both"/>
      </w:pPr>
      <w:r>
        <w:t>Communication (containing contact details of all partners, associated users and a list of all members of SEN-ET mailing lists)</w:t>
      </w:r>
    </w:p>
    <w:p w:rsidR="00E1084D" w:rsidRDefault="007E6C47">
      <w:pPr>
        <w:pStyle w:val="Textoindependiente"/>
        <w:numPr>
          <w:ilvl w:val="0"/>
          <w:numId w:val="11"/>
        </w:numPr>
        <w:jc w:val="both"/>
      </w:pPr>
      <w:r>
        <w:t>Project planning (containing a detailed schedule of work, a list of responsibilities and open action items as well as minutes of past meetings and agendas and practical information for upcoming project meetings</w:t>
      </w:r>
    </w:p>
    <w:p w:rsidR="00E1084D" w:rsidRDefault="007E6C47">
      <w:pPr>
        <w:pStyle w:val="Textoindependiente"/>
        <w:numPr>
          <w:ilvl w:val="0"/>
          <w:numId w:val="11"/>
        </w:numPr>
        <w:jc w:val="both"/>
      </w:pPr>
      <w:r>
        <w:t>Promotion (containing information on the public web presence of EOMAJI, information on upcoming conferences, publications by the consortium, a list of dissemination activities as well as a network list of potential users)</w:t>
      </w:r>
    </w:p>
    <w:p w:rsidR="00E1084D" w:rsidRDefault="007E6C47">
      <w:pPr>
        <w:pStyle w:val="Textoindependiente"/>
        <w:jc w:val="both"/>
      </w:pPr>
      <w:r>
        <w:t xml:space="preserve">The </w:t>
      </w:r>
      <w:del w:id="32" w:author="Pilar Martin" w:date="2022-11-30T08:59:00Z">
        <w:r w:rsidDel="008F72CF">
          <w:delText>repository complement</w:delText>
        </w:r>
      </w:del>
      <w:ins w:id="33" w:author="Pilar Martin" w:date="2022-11-30T08:59:00Z">
        <w:r w:rsidR="008F72CF">
          <w:t>repository complements</w:t>
        </w:r>
      </w:ins>
      <w:r>
        <w:t xml:space="preserve"> the project management plan and will be an online source of information on project content, progress and current status for the project consortium. It is very much a living structure and should be used and updated mainly by the Project Management, but also accessible and editable for the partners.</w:t>
      </w:r>
    </w:p>
    <w:p w:rsidR="00E1084D" w:rsidRDefault="007E6C47" w:rsidP="001B2426">
      <w:pPr>
        <w:pStyle w:val="Ttulo3"/>
        <w:numPr>
          <w:ilvl w:val="2"/>
          <w:numId w:val="22"/>
        </w:numPr>
        <w:jc w:val="both"/>
        <w:pPrChange w:id="34" w:author="Pilar Martin" w:date="2022-11-30T11:50:00Z">
          <w:pPr>
            <w:pStyle w:val="Ttulo3"/>
            <w:numPr>
              <w:numId w:val="50"/>
            </w:numPr>
            <w:tabs>
              <w:tab w:val="clear" w:pos="0"/>
              <w:tab w:val="num" w:pos="360"/>
            </w:tabs>
            <w:jc w:val="both"/>
          </w:pPr>
        </w:pPrChange>
      </w:pPr>
      <w:r>
        <w:t>Bi-monthly progress reports</w:t>
      </w:r>
    </w:p>
    <w:p w:rsidR="00E1084D" w:rsidRDefault="007E6C47">
      <w:pPr>
        <w:pStyle w:val="Textoindependiente"/>
        <w:jc w:val="both"/>
      </w:pPr>
      <w:r>
        <w:t xml:space="preserve">A bi-monthly progress report will be submitted to ESA no later than five days after the end of each reporting period. </w:t>
      </w:r>
      <w:commentRangeStart w:id="35"/>
      <w:r>
        <w:t xml:space="preserve">These online meetings </w:t>
      </w:r>
      <w:commentRangeEnd w:id="35"/>
      <w:r w:rsidR="008F72CF">
        <w:rPr>
          <w:rStyle w:val="Refdecomentario"/>
        </w:rPr>
        <w:commentReference w:id="35"/>
      </w:r>
      <w:r>
        <w:t>will be scheduled and, if possible, make them coincident with any of the milestones or delivery dates. The progress reports will document the progress of the project activities, list any closed and outstanding actions and provide a status of each active deliverable. In case of identified problems or risks this will be documented as well. Examples of specific topics relevant for the progress reporting include:</w:t>
      </w:r>
    </w:p>
    <w:p w:rsidR="00E1084D" w:rsidRDefault="007E6C47">
      <w:pPr>
        <w:pStyle w:val="Bullet"/>
        <w:jc w:val="both"/>
      </w:pPr>
      <w:r>
        <w:t>Up to date project schedule (with a Gantt chart)</w:t>
      </w:r>
    </w:p>
    <w:p w:rsidR="00E1084D" w:rsidRDefault="007E6C47">
      <w:pPr>
        <w:pStyle w:val="Bullet"/>
        <w:jc w:val="both"/>
      </w:pPr>
      <w:r>
        <w:t>Input Data Inventory</w:t>
      </w:r>
      <w:ins w:id="36" w:author="Pilar Martin" w:date="2022-11-30T11:25:00Z">
        <w:r w:rsidR="003E354C">
          <w:t xml:space="preserve"> and updates</w:t>
        </w:r>
      </w:ins>
      <w:r>
        <w:t xml:space="preserve"> (i.e. inventory of all satellite, in-situ and ancillary data necessary for the production, calibration and validation of the EOMAJI products)</w:t>
      </w:r>
    </w:p>
    <w:p w:rsidR="00E1084D" w:rsidRDefault="007E6C47">
      <w:pPr>
        <w:pStyle w:val="Bullet"/>
        <w:jc w:val="both"/>
      </w:pPr>
      <w:r>
        <w:t>Action Item List summary with action status</w:t>
      </w:r>
    </w:p>
    <w:p w:rsidR="00E1084D" w:rsidRDefault="007E6C47">
      <w:pPr>
        <w:pStyle w:val="Bullet"/>
        <w:jc w:val="both"/>
      </w:pPr>
      <w:r>
        <w:t>A list of articles/papers published or accepted for publication</w:t>
      </w:r>
    </w:p>
    <w:p w:rsidR="00E1084D" w:rsidRDefault="007E6C47">
      <w:pPr>
        <w:pStyle w:val="Bullet"/>
        <w:jc w:val="both"/>
      </w:pPr>
      <w:commentRangeStart w:id="37"/>
      <w:r>
        <w:lastRenderedPageBreak/>
        <w:t>A list of all events (symposiums, workshops, conferences) where the project has been presented</w:t>
      </w:r>
      <w:commentRangeEnd w:id="37"/>
      <w:r w:rsidR="003E354C">
        <w:rPr>
          <w:rStyle w:val="Refdecomentario"/>
        </w:rPr>
        <w:commentReference w:id="37"/>
      </w:r>
    </w:p>
    <w:p w:rsidR="00E1084D" w:rsidRDefault="007E6C47">
      <w:pPr>
        <w:pStyle w:val="Bullet"/>
        <w:jc w:val="both"/>
      </w:pPr>
      <w:r>
        <w:t>Overview of scientific collaboration with other groups relevant to the project.</w:t>
      </w:r>
    </w:p>
    <w:p w:rsidR="00E1084D" w:rsidRDefault="00E1084D">
      <w:pPr>
        <w:pStyle w:val="Bullet"/>
        <w:numPr>
          <w:ilvl w:val="0"/>
          <w:numId w:val="0"/>
        </w:numPr>
        <w:ind w:left="1211" w:hanging="360"/>
        <w:jc w:val="both"/>
      </w:pPr>
    </w:p>
    <w:p w:rsidR="00E1084D" w:rsidRDefault="007E6C47" w:rsidP="001B2426">
      <w:pPr>
        <w:pStyle w:val="Ttulo3"/>
        <w:numPr>
          <w:ilvl w:val="2"/>
          <w:numId w:val="23"/>
        </w:numPr>
        <w:pPrChange w:id="38" w:author="Pilar Martin" w:date="2022-11-30T11:50:00Z">
          <w:pPr>
            <w:pStyle w:val="Ttulo3"/>
            <w:numPr>
              <w:numId w:val="51"/>
            </w:numPr>
            <w:tabs>
              <w:tab w:val="clear" w:pos="0"/>
              <w:tab w:val="num" w:pos="360"/>
            </w:tabs>
          </w:pPr>
        </w:pPrChange>
      </w:pPr>
      <w:r>
        <w:t>SFTP site</w:t>
      </w:r>
    </w:p>
    <w:p w:rsidR="00E1084D" w:rsidRDefault="007E6C47">
      <w:pPr>
        <w:pStyle w:val="Textoindependiente"/>
        <w:jc w:val="both"/>
      </w:pPr>
      <w:r>
        <w:t>A project secure FTP site could be setup to facilitate the sharing of large data volumes not feasible to host and distribute via the project repository</w:t>
      </w:r>
      <w:ins w:id="39" w:author="Pilar Martin" w:date="2022-11-30T11:26:00Z">
        <w:r w:rsidR="003E354C">
          <w:t>.</w:t>
        </w:r>
      </w:ins>
    </w:p>
    <w:p w:rsidR="00E1084D" w:rsidRDefault="007E6C47" w:rsidP="001B2426">
      <w:pPr>
        <w:pStyle w:val="Ttulo3"/>
        <w:numPr>
          <w:ilvl w:val="2"/>
          <w:numId w:val="24"/>
        </w:numPr>
        <w:jc w:val="both"/>
        <w:pPrChange w:id="40" w:author="Pilar Martin" w:date="2022-11-30T11:50:00Z">
          <w:pPr>
            <w:pStyle w:val="Ttulo3"/>
            <w:numPr>
              <w:numId w:val="52"/>
            </w:numPr>
            <w:tabs>
              <w:tab w:val="clear" w:pos="0"/>
              <w:tab w:val="num" w:pos="360"/>
            </w:tabs>
            <w:jc w:val="both"/>
          </w:pPr>
        </w:pPrChange>
      </w:pPr>
      <w:r>
        <w:t>Templates</w:t>
      </w:r>
    </w:p>
    <w:p w:rsidR="00E1084D" w:rsidRDefault="007E6C47">
      <w:pPr>
        <w:pStyle w:val="Textoindependiente"/>
        <w:jc w:val="both"/>
      </w:pPr>
      <w:r>
        <w:t>To ensure consistency when communicating with project stakeholders and other interested parties a set of standard templates for the various communication activities will be prepared. This includes a deliverable template, a report template, a presentation template, a poster template</w:t>
      </w:r>
      <w:r>
        <w:rPr>
          <w:color w:val="C9211E"/>
        </w:rPr>
        <w:t>. A project logo will be made available by ESA.</w:t>
      </w:r>
      <w:r>
        <w:t xml:space="preserve"> In addition, the Project Management will provide standard texts that can be used to describe the project to different audiences as well as an introductory presentation and a project leaflet.</w:t>
      </w:r>
    </w:p>
    <w:p w:rsidR="00E1084D" w:rsidRDefault="007E6C47" w:rsidP="001B2426">
      <w:pPr>
        <w:pStyle w:val="Ttulo2"/>
        <w:numPr>
          <w:ilvl w:val="1"/>
          <w:numId w:val="25"/>
        </w:numPr>
        <w:pPrChange w:id="41" w:author="Pilar Martin" w:date="2022-11-30T11:50:00Z">
          <w:pPr>
            <w:pStyle w:val="Ttulo2"/>
            <w:numPr>
              <w:numId w:val="53"/>
            </w:numPr>
            <w:tabs>
              <w:tab w:val="clear" w:pos="0"/>
              <w:tab w:val="num" w:pos="360"/>
            </w:tabs>
          </w:pPr>
        </w:pPrChange>
      </w:pPr>
      <w:bookmarkStart w:id="42" w:name="_Toc415100167"/>
      <w:bookmarkStart w:id="43" w:name="_Toc415093683"/>
      <w:bookmarkStart w:id="44" w:name="_Toc415077248"/>
      <w:bookmarkStart w:id="45" w:name="_Toc415075514"/>
      <w:bookmarkStart w:id="46" w:name="_Toc414284918"/>
      <w:r>
        <w:t>Sub-contractor control</w:t>
      </w:r>
      <w:bookmarkEnd w:id="42"/>
      <w:bookmarkEnd w:id="43"/>
      <w:bookmarkEnd w:id="44"/>
      <w:bookmarkEnd w:id="45"/>
      <w:bookmarkEnd w:id="46"/>
    </w:p>
    <w:p w:rsidR="00E1084D" w:rsidRDefault="007E6C47">
      <w:pPr>
        <w:pStyle w:val="ESAText"/>
        <w:rPr>
          <w:rFonts w:ascii="Arial" w:hAnsi="Arial" w:cstheme="minorBidi"/>
          <w:sz w:val="20"/>
          <w:lang w:val="en-GB"/>
        </w:rPr>
      </w:pPr>
      <w:r>
        <w:rPr>
          <w:rFonts w:ascii="Arial" w:hAnsi="Arial" w:cstheme="minorBidi"/>
          <w:sz w:val="20"/>
          <w:lang w:val="en-GB"/>
        </w:rPr>
        <w:t>The legal services of AECSIC in collaboration with the respective services at DHI and University of Leicester will handle sub-contractor agreements between the prime and the two subcontractors. Specific control measures for the sub-contractors tasks in this project are:</w:t>
      </w:r>
    </w:p>
    <w:p w:rsidR="00E1084D" w:rsidRDefault="00E1084D">
      <w:pPr>
        <w:spacing w:before="3" w:line="150" w:lineRule="exact"/>
        <w:jc w:val="both"/>
        <w:rPr>
          <w:rFonts w:asciiTheme="minorHAnsi" w:hAnsiTheme="minorHAnsi"/>
          <w:sz w:val="15"/>
          <w:szCs w:val="15"/>
        </w:rPr>
      </w:pPr>
    </w:p>
    <w:p w:rsidR="00E1084D" w:rsidRDefault="007E6C47">
      <w:pPr>
        <w:pStyle w:val="Bullet"/>
        <w:numPr>
          <w:ilvl w:val="0"/>
          <w:numId w:val="10"/>
        </w:numPr>
        <w:tabs>
          <w:tab w:val="clear" w:pos="1559"/>
          <w:tab w:val="left" w:pos="2693"/>
        </w:tabs>
        <w:spacing w:line="240" w:lineRule="auto"/>
        <w:ind w:left="851" w:hanging="284"/>
        <w:jc w:val="both"/>
      </w:pPr>
      <w:r>
        <w:rPr>
          <w:spacing w:val="-1"/>
        </w:rPr>
        <w:t>C</w:t>
      </w:r>
      <w:r>
        <w:t>o</w:t>
      </w:r>
      <w:r>
        <w:rPr>
          <w:spacing w:val="2"/>
        </w:rPr>
        <w:t>n</w:t>
      </w:r>
      <w:r>
        <w:rPr>
          <w:spacing w:val="1"/>
        </w:rPr>
        <w:t>t</w:t>
      </w:r>
      <w:r>
        <w:t>r</w:t>
      </w:r>
      <w:r>
        <w:rPr>
          <w:spacing w:val="-2"/>
        </w:rPr>
        <w:t>i</w:t>
      </w:r>
      <w:r>
        <w:rPr>
          <w:spacing w:val="1"/>
        </w:rPr>
        <w:t>bu</w:t>
      </w:r>
      <w:r>
        <w:rPr>
          <w:spacing w:val="-1"/>
        </w:rPr>
        <w:t>t</w:t>
      </w:r>
      <w:r>
        <w:t>io</w:t>
      </w:r>
      <w:r>
        <w:rPr>
          <w:spacing w:val="2"/>
        </w:rPr>
        <w:t>n</w:t>
      </w:r>
      <w:r>
        <w:t xml:space="preserve">s </w:t>
      </w:r>
      <w:r>
        <w:rPr>
          <w:spacing w:val="1"/>
        </w:rPr>
        <w:t>t</w:t>
      </w:r>
      <w:r>
        <w:t>o m</w:t>
      </w:r>
      <w:r>
        <w:rPr>
          <w:spacing w:val="-1"/>
        </w:rPr>
        <w:t>o</w:t>
      </w:r>
      <w:r>
        <w:rPr>
          <w:spacing w:val="1"/>
        </w:rPr>
        <w:t>n</w:t>
      </w:r>
      <w:r>
        <w:rPr>
          <w:spacing w:val="-1"/>
        </w:rPr>
        <w:t>t</w:t>
      </w:r>
      <w:r>
        <w:rPr>
          <w:spacing w:val="1"/>
        </w:rPr>
        <w:t>h</w:t>
      </w:r>
      <w:r>
        <w:t xml:space="preserve">ly </w:t>
      </w:r>
      <w:r>
        <w:rPr>
          <w:spacing w:val="1"/>
        </w:rPr>
        <w:t>p</w:t>
      </w:r>
      <w:r>
        <w:rPr>
          <w:spacing w:val="-2"/>
        </w:rPr>
        <w:t>r</w:t>
      </w:r>
      <w:r>
        <w:t>og</w:t>
      </w:r>
      <w:r>
        <w:rPr>
          <w:spacing w:val="1"/>
        </w:rPr>
        <w:t>r</w:t>
      </w:r>
      <w:r>
        <w:t xml:space="preserve">ess </w:t>
      </w:r>
      <w:r>
        <w:rPr>
          <w:spacing w:val="-2"/>
        </w:rPr>
        <w:t>r</w:t>
      </w:r>
      <w:r>
        <w:t>e</w:t>
      </w:r>
      <w:r>
        <w:rPr>
          <w:spacing w:val="1"/>
        </w:rPr>
        <w:t>p</w:t>
      </w:r>
      <w:r>
        <w:t>o</w:t>
      </w:r>
      <w:r>
        <w:rPr>
          <w:spacing w:val="-1"/>
        </w:rPr>
        <w:t>r</w:t>
      </w:r>
      <w:r>
        <w:rPr>
          <w:spacing w:val="1"/>
        </w:rPr>
        <w:t>t</w:t>
      </w:r>
      <w:r>
        <w:t>s – s</w:t>
      </w:r>
      <w:r>
        <w:rPr>
          <w:spacing w:val="1"/>
        </w:rPr>
        <w:t>u</w:t>
      </w:r>
      <w:r>
        <w:rPr>
          <w:spacing w:val="-1"/>
        </w:rPr>
        <w:t>b</w:t>
      </w:r>
      <w:r>
        <w:rPr>
          <w:spacing w:val="1"/>
        </w:rPr>
        <w:t>-</w:t>
      </w:r>
      <w:r>
        <w:rPr>
          <w:spacing w:val="-1"/>
        </w:rPr>
        <w:t>c</w:t>
      </w:r>
      <w:r>
        <w:t>ont</w:t>
      </w:r>
      <w:r>
        <w:rPr>
          <w:spacing w:val="1"/>
        </w:rPr>
        <w:t>r</w:t>
      </w:r>
      <w:r>
        <w:t>ac</w:t>
      </w:r>
      <w:r>
        <w:rPr>
          <w:spacing w:val="1"/>
        </w:rPr>
        <w:t>t</w:t>
      </w:r>
      <w:r>
        <w:t>o</w:t>
      </w:r>
      <w:r>
        <w:rPr>
          <w:spacing w:val="1"/>
        </w:rPr>
        <w:t>r</w:t>
      </w:r>
      <w:r>
        <w:t xml:space="preserve">s are </w:t>
      </w:r>
      <w:r>
        <w:rPr>
          <w:spacing w:val="-2"/>
        </w:rPr>
        <w:t>r</w:t>
      </w:r>
      <w:r>
        <w:t>e</w:t>
      </w:r>
      <w:r>
        <w:rPr>
          <w:spacing w:val="1"/>
        </w:rPr>
        <w:t>qu</w:t>
      </w:r>
      <w:r>
        <w:t>e</w:t>
      </w:r>
      <w:r>
        <w:rPr>
          <w:spacing w:val="-2"/>
        </w:rPr>
        <w:t>s</w:t>
      </w:r>
      <w:r>
        <w:rPr>
          <w:spacing w:val="1"/>
        </w:rPr>
        <w:t>t</w:t>
      </w:r>
      <w:r>
        <w:t xml:space="preserve">ed </w:t>
      </w:r>
      <w:r>
        <w:rPr>
          <w:spacing w:val="-1"/>
        </w:rPr>
        <w:t>t</w:t>
      </w:r>
      <w:r>
        <w:t xml:space="preserve">o </w:t>
      </w:r>
      <w:r>
        <w:rPr>
          <w:spacing w:val="1"/>
        </w:rPr>
        <w:t>p</w:t>
      </w:r>
      <w:r>
        <w:t>r</w:t>
      </w:r>
      <w:r>
        <w:rPr>
          <w:spacing w:val="1"/>
        </w:rPr>
        <w:t>o</w:t>
      </w:r>
      <w:r>
        <w:t>vi</w:t>
      </w:r>
      <w:r>
        <w:rPr>
          <w:spacing w:val="1"/>
        </w:rPr>
        <w:t>d</w:t>
      </w:r>
      <w:r>
        <w:t>e</w:t>
      </w:r>
      <w:r>
        <w:rPr>
          <w:spacing w:val="-4"/>
        </w:rPr>
        <w:t xml:space="preserve"> </w:t>
      </w:r>
      <w:r>
        <w:t>s</w:t>
      </w:r>
      <w:r>
        <w:rPr>
          <w:spacing w:val="1"/>
        </w:rPr>
        <w:t>h</w:t>
      </w:r>
      <w:r>
        <w:rPr>
          <w:spacing w:val="-2"/>
        </w:rPr>
        <w:t>o</w:t>
      </w:r>
      <w:r>
        <w:t xml:space="preserve">rt </w:t>
      </w:r>
      <w:r>
        <w:rPr>
          <w:spacing w:val="-3"/>
        </w:rPr>
        <w:t>s</w:t>
      </w:r>
      <w:r>
        <w:rPr>
          <w:spacing w:val="1"/>
        </w:rPr>
        <w:t>t</w:t>
      </w:r>
      <w:r>
        <w:t>a</w:t>
      </w:r>
      <w:r>
        <w:rPr>
          <w:spacing w:val="-1"/>
        </w:rPr>
        <w:t>t</w:t>
      </w:r>
      <w:r>
        <w:t>em</w:t>
      </w:r>
      <w:r>
        <w:rPr>
          <w:spacing w:val="1"/>
        </w:rPr>
        <w:t>e</w:t>
      </w:r>
      <w:r>
        <w:rPr>
          <w:spacing w:val="-1"/>
        </w:rPr>
        <w:t>nt</w:t>
      </w:r>
      <w:r>
        <w:t>s</w:t>
      </w:r>
      <w:r>
        <w:rPr>
          <w:spacing w:val="-8"/>
        </w:rPr>
        <w:t xml:space="preserve"> </w:t>
      </w:r>
      <w:r>
        <w:rPr>
          <w:spacing w:val="1"/>
        </w:rPr>
        <w:t>d</w:t>
      </w:r>
      <w:r>
        <w:t>escri</w:t>
      </w:r>
      <w:r>
        <w:rPr>
          <w:spacing w:val="1"/>
        </w:rPr>
        <w:t>b</w:t>
      </w:r>
      <w:r>
        <w:rPr>
          <w:spacing w:val="-2"/>
        </w:rPr>
        <w:t>i</w:t>
      </w:r>
      <w:r>
        <w:rPr>
          <w:spacing w:val="1"/>
        </w:rPr>
        <w:t>n</w:t>
      </w:r>
      <w:r>
        <w:t>g</w:t>
      </w:r>
      <w:r>
        <w:rPr>
          <w:spacing w:val="-3"/>
        </w:rPr>
        <w:t xml:space="preserve"> </w:t>
      </w:r>
      <w:r>
        <w:rPr>
          <w:spacing w:val="1"/>
        </w:rPr>
        <w:t>th</w:t>
      </w:r>
      <w:r>
        <w:t>e</w:t>
      </w:r>
      <w:r>
        <w:rPr>
          <w:spacing w:val="-3"/>
        </w:rPr>
        <w:t xml:space="preserve"> </w:t>
      </w:r>
      <w:r>
        <w:t>main ac</w:t>
      </w:r>
      <w:r>
        <w:rPr>
          <w:spacing w:val="-2"/>
        </w:rPr>
        <w:t>t</w:t>
      </w:r>
      <w:r>
        <w:t>ivi</w:t>
      </w:r>
      <w:r>
        <w:rPr>
          <w:spacing w:val="1"/>
        </w:rPr>
        <w:t>t</w:t>
      </w:r>
      <w:r>
        <w:t>ies</w:t>
      </w:r>
      <w:r>
        <w:rPr>
          <w:spacing w:val="-2"/>
        </w:rPr>
        <w:t xml:space="preserve"> a</w:t>
      </w:r>
      <w:r>
        <w:rPr>
          <w:spacing w:val="1"/>
        </w:rPr>
        <w:t>n</w:t>
      </w:r>
      <w:r>
        <w:t>d</w:t>
      </w:r>
      <w:r>
        <w:rPr>
          <w:spacing w:val="-1"/>
        </w:rPr>
        <w:t xml:space="preserve"> </w:t>
      </w:r>
      <w:r>
        <w:rPr>
          <w:spacing w:val="1"/>
        </w:rPr>
        <w:t>p</w:t>
      </w:r>
      <w:r>
        <w:t>r</w:t>
      </w:r>
      <w:r>
        <w:rPr>
          <w:spacing w:val="-1"/>
        </w:rPr>
        <w:t>o</w:t>
      </w:r>
      <w:r>
        <w:rPr>
          <w:spacing w:val="1"/>
        </w:rPr>
        <w:t>b</w:t>
      </w:r>
      <w:r>
        <w:t>le</w:t>
      </w:r>
      <w:r>
        <w:rPr>
          <w:spacing w:val="1"/>
        </w:rPr>
        <w:t>m</w:t>
      </w:r>
      <w:r>
        <w:t>s</w:t>
      </w:r>
      <w:r>
        <w:rPr>
          <w:spacing w:val="-8"/>
        </w:rPr>
        <w:t xml:space="preserve"> </w:t>
      </w:r>
      <w:r>
        <w:t xml:space="preserve">of </w:t>
      </w:r>
      <w:r>
        <w:rPr>
          <w:spacing w:val="-1"/>
        </w:rPr>
        <w:t>t</w:t>
      </w:r>
      <w:r>
        <w:rPr>
          <w:spacing w:val="1"/>
        </w:rPr>
        <w:t>h</w:t>
      </w:r>
      <w:r>
        <w:t>e</w:t>
      </w:r>
      <w:r>
        <w:rPr>
          <w:spacing w:val="-1"/>
        </w:rPr>
        <w:t xml:space="preserve"> </w:t>
      </w:r>
      <w:r>
        <w:t>m</w:t>
      </w:r>
      <w:r>
        <w:rPr>
          <w:spacing w:val="-1"/>
        </w:rPr>
        <w:t>o</w:t>
      </w:r>
      <w:r>
        <w:rPr>
          <w:spacing w:val="1"/>
        </w:rPr>
        <w:t>n</w:t>
      </w:r>
      <w:r>
        <w:rPr>
          <w:spacing w:val="-1"/>
        </w:rPr>
        <w:t>t</w:t>
      </w:r>
      <w:r>
        <w:rPr>
          <w:spacing w:val="1"/>
        </w:rPr>
        <w:t>h</w:t>
      </w:r>
      <w:r>
        <w:t>.</w:t>
      </w:r>
    </w:p>
    <w:p w:rsidR="00E1084D" w:rsidRDefault="007E6C47">
      <w:pPr>
        <w:pStyle w:val="Bullet"/>
        <w:numPr>
          <w:ilvl w:val="0"/>
          <w:numId w:val="10"/>
        </w:numPr>
        <w:tabs>
          <w:tab w:val="clear" w:pos="1559"/>
          <w:tab w:val="left" w:pos="2693"/>
        </w:tabs>
        <w:spacing w:line="240" w:lineRule="auto"/>
        <w:ind w:left="851" w:hanging="284"/>
        <w:jc w:val="both"/>
      </w:pPr>
      <w:r>
        <w:t>S</w:t>
      </w:r>
      <w:r>
        <w:rPr>
          <w:spacing w:val="1"/>
        </w:rPr>
        <w:t>ub-</w:t>
      </w:r>
      <w:r>
        <w:rPr>
          <w:spacing w:val="-1"/>
        </w:rPr>
        <w:t>c</w:t>
      </w:r>
      <w:r>
        <w:rPr>
          <w:spacing w:val="-2"/>
        </w:rPr>
        <w:t>o</w:t>
      </w:r>
      <w:r>
        <w:rPr>
          <w:spacing w:val="1"/>
        </w:rPr>
        <w:t>nt</w:t>
      </w:r>
      <w:r>
        <w:rPr>
          <w:spacing w:val="-2"/>
        </w:rPr>
        <w:t>r</w:t>
      </w:r>
      <w:r>
        <w:t>ac</w:t>
      </w:r>
      <w:r>
        <w:rPr>
          <w:spacing w:val="1"/>
        </w:rPr>
        <w:t>t</w:t>
      </w:r>
      <w:r>
        <w:t xml:space="preserve">or </w:t>
      </w:r>
      <w:r>
        <w:rPr>
          <w:spacing w:val="1"/>
        </w:rPr>
        <w:t>p</w:t>
      </w:r>
      <w:r>
        <w:t>r</w:t>
      </w:r>
      <w:r>
        <w:rPr>
          <w:spacing w:val="1"/>
        </w:rPr>
        <w:t>o</w:t>
      </w:r>
      <w:r>
        <w:t>gre</w:t>
      </w:r>
      <w:r>
        <w:rPr>
          <w:spacing w:val="-2"/>
        </w:rPr>
        <w:t>s</w:t>
      </w:r>
      <w:r>
        <w:t>s me</w:t>
      </w:r>
      <w:r>
        <w:rPr>
          <w:spacing w:val="1"/>
        </w:rPr>
        <w:t>et</w:t>
      </w:r>
      <w:r>
        <w:rPr>
          <w:spacing w:val="-2"/>
        </w:rPr>
        <w:t>i</w:t>
      </w:r>
      <w:r>
        <w:rPr>
          <w:spacing w:val="1"/>
        </w:rPr>
        <w:t>n</w:t>
      </w:r>
      <w:r>
        <w:t>gs a</w:t>
      </w:r>
      <w:r>
        <w:rPr>
          <w:spacing w:val="-1"/>
        </w:rPr>
        <w:t>n</w:t>
      </w:r>
      <w:r>
        <w:t xml:space="preserve">d </w:t>
      </w:r>
      <w:r>
        <w:rPr>
          <w:spacing w:val="-1"/>
        </w:rPr>
        <w:t>t</w:t>
      </w:r>
      <w:r>
        <w:t>ec</w:t>
      </w:r>
      <w:r>
        <w:rPr>
          <w:spacing w:val="-1"/>
        </w:rPr>
        <w:t>h</w:t>
      </w:r>
      <w:r>
        <w:rPr>
          <w:spacing w:val="1"/>
        </w:rPr>
        <w:t>n</w:t>
      </w:r>
      <w:r>
        <w:t>i</w:t>
      </w:r>
      <w:r>
        <w:rPr>
          <w:spacing w:val="-1"/>
        </w:rPr>
        <w:t>c</w:t>
      </w:r>
      <w:r>
        <w:t xml:space="preserve">al </w:t>
      </w:r>
      <w:r>
        <w:rPr>
          <w:spacing w:val="-1"/>
        </w:rPr>
        <w:t>w</w:t>
      </w:r>
      <w:r>
        <w:t>o</w:t>
      </w:r>
      <w:r>
        <w:rPr>
          <w:spacing w:val="1"/>
        </w:rPr>
        <w:t>r</w:t>
      </w:r>
      <w:r>
        <w:rPr>
          <w:spacing w:val="-1"/>
        </w:rPr>
        <w:t>k</w:t>
      </w:r>
      <w:r>
        <w:t>i</w:t>
      </w:r>
      <w:r>
        <w:rPr>
          <w:spacing w:val="1"/>
        </w:rPr>
        <w:t>n</w:t>
      </w:r>
      <w:r>
        <w:t>g me</w:t>
      </w:r>
      <w:r>
        <w:rPr>
          <w:spacing w:val="-1"/>
        </w:rPr>
        <w:t>e</w:t>
      </w:r>
      <w:r>
        <w:rPr>
          <w:spacing w:val="1"/>
        </w:rPr>
        <w:t>t</w:t>
      </w:r>
      <w:r>
        <w:t>i</w:t>
      </w:r>
      <w:r>
        <w:rPr>
          <w:spacing w:val="1"/>
        </w:rPr>
        <w:t>n</w:t>
      </w:r>
      <w:r>
        <w:rPr>
          <w:spacing w:val="-3"/>
        </w:rPr>
        <w:t>g</w:t>
      </w:r>
      <w:r>
        <w:t>s (ty</w:t>
      </w:r>
      <w:r>
        <w:rPr>
          <w:spacing w:val="1"/>
        </w:rPr>
        <w:t>p</w:t>
      </w:r>
      <w:r>
        <w:t>i</w:t>
      </w:r>
      <w:r>
        <w:rPr>
          <w:spacing w:val="-1"/>
        </w:rPr>
        <w:t>c</w:t>
      </w:r>
      <w:r>
        <w:t xml:space="preserve">ally </w:t>
      </w:r>
      <w:r>
        <w:rPr>
          <w:spacing w:val="1"/>
        </w:rPr>
        <w:t>t</w:t>
      </w:r>
      <w:r>
        <w:t>el</w:t>
      </w:r>
      <w:r>
        <w:rPr>
          <w:spacing w:val="1"/>
        </w:rPr>
        <w:t>e</w:t>
      </w:r>
      <w:r>
        <w:rPr>
          <w:spacing w:val="-1"/>
        </w:rPr>
        <w:t>c</w:t>
      </w:r>
      <w:r>
        <w:t>onf</w:t>
      </w:r>
      <w:r>
        <w:rPr>
          <w:spacing w:val="1"/>
        </w:rPr>
        <w:t>e</w:t>
      </w:r>
      <w:r>
        <w:rPr>
          <w:spacing w:val="-2"/>
        </w:rPr>
        <w:t>r</w:t>
      </w:r>
      <w:r>
        <w:t>e</w:t>
      </w:r>
      <w:r>
        <w:rPr>
          <w:spacing w:val="1"/>
        </w:rPr>
        <w:t>n</w:t>
      </w:r>
      <w:r>
        <w:rPr>
          <w:spacing w:val="-1"/>
        </w:rPr>
        <w:t>c</w:t>
      </w:r>
      <w:r>
        <w:t>es</w:t>
      </w:r>
      <w:r>
        <w:rPr>
          <w:spacing w:val="1"/>
        </w:rPr>
        <w:t>)</w:t>
      </w:r>
      <w:r>
        <w:t>.</w:t>
      </w:r>
    </w:p>
    <w:p w:rsidR="00E1084D" w:rsidRDefault="007E6C47">
      <w:pPr>
        <w:pStyle w:val="Bullet"/>
        <w:numPr>
          <w:ilvl w:val="0"/>
          <w:numId w:val="10"/>
        </w:numPr>
        <w:tabs>
          <w:tab w:val="clear" w:pos="1559"/>
          <w:tab w:val="left" w:pos="2693"/>
        </w:tabs>
        <w:spacing w:line="240" w:lineRule="auto"/>
        <w:ind w:left="851" w:hanging="284"/>
        <w:jc w:val="both"/>
      </w:pPr>
      <w:r>
        <w:t>Re</w:t>
      </w:r>
      <w:r>
        <w:rPr>
          <w:spacing w:val="-1"/>
        </w:rPr>
        <w:t>v</w:t>
      </w:r>
      <w:r>
        <w:t>iews</w:t>
      </w:r>
      <w:r>
        <w:rPr>
          <w:spacing w:val="31"/>
        </w:rPr>
        <w:t xml:space="preserve"> </w:t>
      </w:r>
      <w:r>
        <w:t>–</w:t>
      </w:r>
      <w:r>
        <w:rPr>
          <w:spacing w:val="35"/>
        </w:rPr>
        <w:t xml:space="preserve"> </w:t>
      </w:r>
      <w:r>
        <w:t>in</w:t>
      </w:r>
      <w:r>
        <w:rPr>
          <w:spacing w:val="35"/>
        </w:rPr>
        <w:t xml:space="preserve"> </w:t>
      </w:r>
      <w:r>
        <w:rPr>
          <w:spacing w:val="-1"/>
        </w:rPr>
        <w:t>c</w:t>
      </w:r>
      <w:r>
        <w:rPr>
          <w:spacing w:val="1"/>
        </w:rPr>
        <w:t>o</w:t>
      </w:r>
      <w:r>
        <w:t>o</w:t>
      </w:r>
      <w:r>
        <w:rPr>
          <w:spacing w:val="-1"/>
        </w:rPr>
        <w:t>r</w:t>
      </w:r>
      <w:r>
        <w:rPr>
          <w:spacing w:val="1"/>
        </w:rPr>
        <w:t>d</w:t>
      </w:r>
      <w:r>
        <w:t>i</w:t>
      </w:r>
      <w:r>
        <w:rPr>
          <w:spacing w:val="1"/>
        </w:rPr>
        <w:t>n</w:t>
      </w:r>
      <w:r>
        <w:rPr>
          <w:spacing w:val="-2"/>
        </w:rPr>
        <w:t>a</w:t>
      </w:r>
      <w:r>
        <w:rPr>
          <w:spacing w:val="1"/>
        </w:rPr>
        <w:t>t</w:t>
      </w:r>
      <w:r>
        <w:rPr>
          <w:spacing w:val="-2"/>
        </w:rPr>
        <w:t>i</w:t>
      </w:r>
      <w:r>
        <w:t>on</w:t>
      </w:r>
      <w:r>
        <w:rPr>
          <w:spacing w:val="32"/>
        </w:rPr>
        <w:t xml:space="preserve"> </w:t>
      </w:r>
      <w:r>
        <w:rPr>
          <w:spacing w:val="-1"/>
        </w:rPr>
        <w:t>w</w:t>
      </w:r>
      <w:r>
        <w:t>i</w:t>
      </w:r>
      <w:r>
        <w:rPr>
          <w:spacing w:val="1"/>
        </w:rPr>
        <w:t>t</w:t>
      </w:r>
      <w:r>
        <w:t>h</w:t>
      </w:r>
      <w:r>
        <w:rPr>
          <w:spacing w:val="32"/>
        </w:rPr>
        <w:t xml:space="preserve"> </w:t>
      </w:r>
      <w:r>
        <w:t>ESA</w:t>
      </w:r>
      <w:r>
        <w:rPr>
          <w:spacing w:val="35"/>
        </w:rPr>
        <w:t xml:space="preserve"> </w:t>
      </w:r>
      <w:r>
        <w:t>a</w:t>
      </w:r>
      <w:r>
        <w:rPr>
          <w:spacing w:val="-1"/>
        </w:rPr>
        <w:t>n</w:t>
      </w:r>
      <w:r>
        <w:t>d</w:t>
      </w:r>
      <w:r>
        <w:rPr>
          <w:spacing w:val="35"/>
        </w:rPr>
        <w:t xml:space="preserve"> </w:t>
      </w:r>
      <w:r>
        <w:rPr>
          <w:spacing w:val="-1"/>
        </w:rPr>
        <w:t>t</w:t>
      </w:r>
      <w:r>
        <w:rPr>
          <w:spacing w:val="1"/>
        </w:rPr>
        <w:t>h</w:t>
      </w:r>
      <w:r>
        <w:t>e</w:t>
      </w:r>
      <w:r>
        <w:rPr>
          <w:spacing w:val="30"/>
        </w:rPr>
        <w:t xml:space="preserve"> </w:t>
      </w:r>
      <w:r>
        <w:rPr>
          <w:spacing w:val="1"/>
        </w:rPr>
        <w:t>u</w:t>
      </w:r>
      <w:r>
        <w:rPr>
          <w:spacing w:val="-3"/>
        </w:rPr>
        <w:t>s</w:t>
      </w:r>
      <w:r>
        <w:t>e</w:t>
      </w:r>
      <w:r>
        <w:rPr>
          <w:spacing w:val="1"/>
        </w:rPr>
        <w:t>r</w:t>
      </w:r>
      <w:r>
        <w:t>s</w:t>
      </w:r>
      <w:r>
        <w:rPr>
          <w:spacing w:val="32"/>
        </w:rPr>
        <w:t xml:space="preserve"> </w:t>
      </w:r>
      <w:r>
        <w:rPr>
          <w:spacing w:val="1"/>
        </w:rPr>
        <w:t>t</w:t>
      </w:r>
      <w:r>
        <w:t>o</w:t>
      </w:r>
      <w:r>
        <w:rPr>
          <w:spacing w:val="31"/>
        </w:rPr>
        <w:t xml:space="preserve"> </w:t>
      </w:r>
      <w:r>
        <w:rPr>
          <w:spacing w:val="1"/>
        </w:rPr>
        <w:t>p</w:t>
      </w:r>
      <w:r>
        <w:t>r</w:t>
      </w:r>
      <w:r>
        <w:rPr>
          <w:spacing w:val="1"/>
        </w:rPr>
        <w:t>e</w:t>
      </w:r>
      <w:r>
        <w:t>s</w:t>
      </w:r>
      <w:r>
        <w:rPr>
          <w:spacing w:val="-2"/>
        </w:rPr>
        <w:t>e</w:t>
      </w:r>
      <w:r>
        <w:rPr>
          <w:spacing w:val="1"/>
        </w:rPr>
        <w:t>n</w:t>
      </w:r>
      <w:r>
        <w:t>t</w:t>
      </w:r>
      <w:r>
        <w:rPr>
          <w:spacing w:val="28"/>
        </w:rPr>
        <w:t xml:space="preserve"> </w:t>
      </w:r>
      <w:r>
        <w:rPr>
          <w:spacing w:val="1"/>
        </w:rPr>
        <w:t>th</w:t>
      </w:r>
      <w:r>
        <w:t>e</w:t>
      </w:r>
      <w:r>
        <w:rPr>
          <w:spacing w:val="30"/>
        </w:rPr>
        <w:t xml:space="preserve"> </w:t>
      </w:r>
      <w:r>
        <w:rPr>
          <w:spacing w:val="1"/>
        </w:rPr>
        <w:t>p</w:t>
      </w:r>
      <w:r>
        <w:t>r</w:t>
      </w:r>
      <w:r>
        <w:rPr>
          <w:spacing w:val="1"/>
        </w:rPr>
        <w:t>e</w:t>
      </w:r>
      <w:r>
        <w:t>l</w:t>
      </w:r>
      <w:r>
        <w:rPr>
          <w:spacing w:val="-2"/>
        </w:rPr>
        <w:t>i</w:t>
      </w:r>
      <w:r>
        <w:t>mi</w:t>
      </w:r>
      <w:r>
        <w:rPr>
          <w:spacing w:val="1"/>
        </w:rPr>
        <w:t>n</w:t>
      </w:r>
      <w:r>
        <w:t>ary</w:t>
      </w:r>
      <w:r>
        <w:rPr>
          <w:spacing w:val="29"/>
        </w:rPr>
        <w:t xml:space="preserve"> </w:t>
      </w:r>
      <w:r>
        <w:t>a</w:t>
      </w:r>
      <w:r>
        <w:rPr>
          <w:spacing w:val="-1"/>
        </w:rPr>
        <w:t>n</w:t>
      </w:r>
      <w:r>
        <w:t xml:space="preserve">d </w:t>
      </w:r>
      <w:r>
        <w:rPr>
          <w:spacing w:val="1"/>
        </w:rPr>
        <w:t>f</w:t>
      </w:r>
      <w:r>
        <w:t>i</w:t>
      </w:r>
      <w:r>
        <w:rPr>
          <w:spacing w:val="1"/>
        </w:rPr>
        <w:t>n</w:t>
      </w:r>
      <w:r>
        <w:t>al</w:t>
      </w:r>
      <w:r>
        <w:rPr>
          <w:spacing w:val="-1"/>
        </w:rPr>
        <w:t xml:space="preserve"> </w:t>
      </w:r>
      <w:r>
        <w:t>s</w:t>
      </w:r>
      <w:r>
        <w:rPr>
          <w:spacing w:val="1"/>
        </w:rPr>
        <w:t>t</w:t>
      </w:r>
      <w:r>
        <w:rPr>
          <w:spacing w:val="-2"/>
        </w:rPr>
        <w:t>a</w:t>
      </w:r>
      <w:r>
        <w:rPr>
          <w:spacing w:val="1"/>
        </w:rPr>
        <w:t>tu</w:t>
      </w:r>
      <w:r>
        <w:t>s</w:t>
      </w:r>
      <w:r>
        <w:rPr>
          <w:spacing w:val="-3"/>
        </w:rPr>
        <w:t xml:space="preserve"> </w:t>
      </w:r>
      <w:r>
        <w:t xml:space="preserve">of </w:t>
      </w:r>
      <w:r>
        <w:rPr>
          <w:spacing w:val="1"/>
        </w:rPr>
        <w:t>t</w:t>
      </w:r>
      <w:r>
        <w:rPr>
          <w:spacing w:val="-1"/>
        </w:rPr>
        <w:t>h</w:t>
      </w:r>
      <w:r>
        <w:t>e</w:t>
      </w:r>
      <w:r>
        <w:rPr>
          <w:spacing w:val="-1"/>
        </w:rPr>
        <w:t xml:space="preserve"> p</w:t>
      </w:r>
      <w:r>
        <w:t>r</w:t>
      </w:r>
      <w:r>
        <w:rPr>
          <w:spacing w:val="1"/>
        </w:rPr>
        <w:t>o</w:t>
      </w:r>
      <w:r>
        <w:t>j</w:t>
      </w:r>
      <w:r>
        <w:rPr>
          <w:spacing w:val="1"/>
        </w:rPr>
        <w:t>e</w:t>
      </w:r>
      <w:r>
        <w:rPr>
          <w:spacing w:val="-1"/>
        </w:rPr>
        <w:t>c</w:t>
      </w:r>
      <w:r>
        <w:t>t</w:t>
      </w:r>
      <w:r>
        <w:rPr>
          <w:spacing w:val="-6"/>
        </w:rPr>
        <w:t xml:space="preserve"> </w:t>
      </w:r>
      <w:r>
        <w:t>eff</w:t>
      </w:r>
      <w:r>
        <w:rPr>
          <w:spacing w:val="1"/>
        </w:rPr>
        <w:t>o</w:t>
      </w:r>
      <w:r>
        <w:t>r</w:t>
      </w:r>
      <w:r>
        <w:rPr>
          <w:spacing w:val="-1"/>
        </w:rPr>
        <w:t>t</w:t>
      </w:r>
      <w:r>
        <w:t>,</w:t>
      </w:r>
    </w:p>
    <w:p w:rsidR="00E1084D" w:rsidRDefault="007E6C47">
      <w:pPr>
        <w:pStyle w:val="Bullet"/>
        <w:numPr>
          <w:ilvl w:val="0"/>
          <w:numId w:val="10"/>
        </w:numPr>
        <w:tabs>
          <w:tab w:val="clear" w:pos="1559"/>
          <w:tab w:val="left" w:pos="2693"/>
        </w:tabs>
        <w:spacing w:line="240" w:lineRule="auto"/>
        <w:ind w:left="851" w:hanging="284"/>
        <w:jc w:val="both"/>
      </w:pPr>
      <w:r>
        <w:rPr>
          <w:position w:val="1"/>
        </w:rPr>
        <w:t>Ac</w:t>
      </w:r>
      <w:r>
        <w:rPr>
          <w:spacing w:val="1"/>
          <w:position w:val="1"/>
        </w:rPr>
        <w:t>t</w:t>
      </w:r>
      <w:r>
        <w:rPr>
          <w:position w:val="1"/>
        </w:rPr>
        <w:t>ion</w:t>
      </w:r>
      <w:r>
        <w:rPr>
          <w:spacing w:val="24"/>
          <w:position w:val="1"/>
        </w:rPr>
        <w:t xml:space="preserve"> </w:t>
      </w:r>
      <w:r>
        <w:rPr>
          <w:position w:val="1"/>
        </w:rPr>
        <w:t>i</w:t>
      </w:r>
      <w:r>
        <w:rPr>
          <w:spacing w:val="1"/>
          <w:position w:val="1"/>
        </w:rPr>
        <w:t>t</w:t>
      </w:r>
      <w:r>
        <w:rPr>
          <w:spacing w:val="-2"/>
          <w:position w:val="1"/>
        </w:rPr>
        <w:t>e</w:t>
      </w:r>
      <w:r>
        <w:rPr>
          <w:position w:val="1"/>
        </w:rPr>
        <w:t>m</w:t>
      </w:r>
      <w:r>
        <w:rPr>
          <w:spacing w:val="24"/>
          <w:position w:val="1"/>
        </w:rPr>
        <w:t xml:space="preserve"> </w:t>
      </w:r>
      <w:r>
        <w:rPr>
          <w:spacing w:val="-1"/>
          <w:position w:val="1"/>
        </w:rPr>
        <w:t>c</w:t>
      </w:r>
      <w:r>
        <w:rPr>
          <w:spacing w:val="-2"/>
          <w:position w:val="1"/>
        </w:rPr>
        <w:t>o</w:t>
      </w:r>
      <w:r>
        <w:rPr>
          <w:spacing w:val="1"/>
          <w:position w:val="1"/>
        </w:rPr>
        <w:t>nt</w:t>
      </w:r>
      <w:r>
        <w:rPr>
          <w:spacing w:val="-2"/>
          <w:position w:val="1"/>
        </w:rPr>
        <w:t>r</w:t>
      </w:r>
      <w:r>
        <w:rPr>
          <w:position w:val="1"/>
        </w:rPr>
        <w:t>ol</w:t>
      </w:r>
      <w:r>
        <w:rPr>
          <w:spacing w:val="28"/>
          <w:position w:val="1"/>
        </w:rPr>
        <w:t xml:space="preserve"> </w:t>
      </w:r>
      <w:r>
        <w:rPr>
          <w:position w:val="1"/>
        </w:rPr>
        <w:t>–</w:t>
      </w:r>
      <w:r>
        <w:rPr>
          <w:spacing w:val="25"/>
          <w:position w:val="1"/>
        </w:rPr>
        <w:t xml:space="preserve"> </w:t>
      </w:r>
      <w:r>
        <w:rPr>
          <w:spacing w:val="-1"/>
          <w:position w:val="1"/>
        </w:rPr>
        <w:t>d</w:t>
      </w:r>
      <w:r>
        <w:rPr>
          <w:position w:val="1"/>
        </w:rPr>
        <w:t>o</w:t>
      </w:r>
      <w:r>
        <w:rPr>
          <w:spacing w:val="2"/>
          <w:position w:val="1"/>
        </w:rPr>
        <w:t>n</w:t>
      </w:r>
      <w:r>
        <w:rPr>
          <w:position w:val="1"/>
        </w:rPr>
        <w:t>e</w:t>
      </w:r>
      <w:r>
        <w:rPr>
          <w:spacing w:val="24"/>
          <w:position w:val="1"/>
        </w:rPr>
        <w:t xml:space="preserve"> </w:t>
      </w:r>
      <w:r>
        <w:rPr>
          <w:position w:val="1"/>
        </w:rPr>
        <w:t>via</w:t>
      </w:r>
      <w:r>
        <w:rPr>
          <w:spacing w:val="27"/>
          <w:position w:val="1"/>
        </w:rPr>
        <w:t xml:space="preserve"> </w:t>
      </w:r>
      <w:r>
        <w:rPr>
          <w:position w:val="1"/>
        </w:rPr>
        <w:t>m</w:t>
      </w:r>
      <w:r>
        <w:rPr>
          <w:spacing w:val="-2"/>
          <w:position w:val="1"/>
        </w:rPr>
        <w:t>e</w:t>
      </w:r>
      <w:r>
        <w:rPr>
          <w:position w:val="1"/>
        </w:rPr>
        <w:t>e</w:t>
      </w:r>
      <w:r>
        <w:rPr>
          <w:spacing w:val="2"/>
          <w:position w:val="1"/>
        </w:rPr>
        <w:t>t</w:t>
      </w:r>
      <w:r>
        <w:rPr>
          <w:spacing w:val="-2"/>
          <w:position w:val="1"/>
        </w:rPr>
        <w:t>i</w:t>
      </w:r>
      <w:r>
        <w:rPr>
          <w:spacing w:val="1"/>
          <w:position w:val="1"/>
        </w:rPr>
        <w:t>n</w:t>
      </w:r>
      <w:r>
        <w:rPr>
          <w:position w:val="1"/>
        </w:rPr>
        <w:t>g</w:t>
      </w:r>
      <w:r>
        <w:rPr>
          <w:spacing w:val="21"/>
          <w:position w:val="1"/>
        </w:rPr>
        <w:t xml:space="preserve"> </w:t>
      </w:r>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2"/>
          <w:position w:val="1"/>
        </w:rPr>
        <w:t>s</w:t>
      </w:r>
      <w:r>
        <w:rPr>
          <w:position w:val="1"/>
        </w:rPr>
        <w:t>.</w:t>
      </w:r>
      <w:r>
        <w:rPr>
          <w:spacing w:val="25"/>
          <w:position w:val="1"/>
        </w:rPr>
        <w:t xml:space="preserve"> </w:t>
      </w:r>
      <w:r>
        <w:rPr>
          <w:position w:val="1"/>
        </w:rPr>
        <w:t>Each</w:t>
      </w:r>
      <w:r>
        <w:rPr>
          <w:spacing w:val="28"/>
          <w:position w:val="1"/>
        </w:rPr>
        <w:t xml:space="preserve"> </w:t>
      </w:r>
      <w:r>
        <w:rPr>
          <w:position w:val="1"/>
        </w:rPr>
        <w:t>a</w:t>
      </w:r>
      <w:r>
        <w:rPr>
          <w:spacing w:val="-3"/>
          <w:position w:val="1"/>
        </w:rPr>
        <w:t>c</w:t>
      </w:r>
      <w:r>
        <w:rPr>
          <w:spacing w:val="1"/>
          <w:position w:val="1"/>
        </w:rPr>
        <w:t>t</w:t>
      </w:r>
      <w:r>
        <w:rPr>
          <w:position w:val="1"/>
        </w:rPr>
        <w:t>ion</w:t>
      </w:r>
      <w:r>
        <w:rPr>
          <w:spacing w:val="24"/>
          <w:position w:val="1"/>
        </w:rPr>
        <w:t xml:space="preserve"> </w:t>
      </w:r>
      <w:r>
        <w:rPr>
          <w:position w:val="1"/>
        </w:rPr>
        <w:t>i</w:t>
      </w:r>
      <w:r>
        <w:rPr>
          <w:spacing w:val="-1"/>
          <w:position w:val="1"/>
        </w:rPr>
        <w:t>t</w:t>
      </w:r>
      <w:r>
        <w:rPr>
          <w:position w:val="1"/>
        </w:rPr>
        <w:t>em</w:t>
      </w:r>
      <w:r>
        <w:rPr>
          <w:spacing w:val="25"/>
          <w:position w:val="1"/>
        </w:rPr>
        <w:t xml:space="preserve"> </w:t>
      </w:r>
      <w:r>
        <w:rPr>
          <w:spacing w:val="-1"/>
          <w:position w:val="1"/>
        </w:rPr>
        <w:t>w</w:t>
      </w:r>
      <w:r>
        <w:rPr>
          <w:position w:val="1"/>
        </w:rPr>
        <w:t>ill</w:t>
      </w:r>
      <w:r>
        <w:rPr>
          <w:spacing w:val="21"/>
          <w:position w:val="1"/>
        </w:rPr>
        <w:t xml:space="preserve"> </w:t>
      </w:r>
      <w:r>
        <w:rPr>
          <w:spacing w:val="1"/>
          <w:position w:val="1"/>
        </w:rPr>
        <w:t>b</w:t>
      </w:r>
      <w:r>
        <w:rPr>
          <w:position w:val="1"/>
        </w:rPr>
        <w:t>e</w:t>
      </w:r>
      <w:r>
        <w:rPr>
          <w:spacing w:val="26"/>
          <w:position w:val="1"/>
        </w:rPr>
        <w:t xml:space="preserve"> </w:t>
      </w:r>
      <w:proofErr w:type="spellStart"/>
      <w:r>
        <w:rPr>
          <w:position w:val="1"/>
        </w:rPr>
        <w:t>m</w:t>
      </w:r>
      <w:r>
        <w:rPr>
          <w:spacing w:val="-2"/>
          <w:position w:val="1"/>
        </w:rPr>
        <w:t>i</w:t>
      </w:r>
      <w:r>
        <w:rPr>
          <w:spacing w:val="1"/>
          <w:position w:val="1"/>
        </w:rPr>
        <w:t>n</w:t>
      </w:r>
      <w:r>
        <w:rPr>
          <w:spacing w:val="-1"/>
          <w:position w:val="1"/>
        </w:rPr>
        <w:t>u</w:t>
      </w:r>
      <w:r>
        <w:rPr>
          <w:spacing w:val="1"/>
          <w:position w:val="1"/>
        </w:rPr>
        <w:t>t</w:t>
      </w:r>
      <w:r>
        <w:rPr>
          <w:spacing w:val="-2"/>
          <w:position w:val="1"/>
        </w:rPr>
        <w:t>e</w:t>
      </w:r>
      <w:r>
        <w:rPr>
          <w:spacing w:val="1"/>
          <w:position w:val="1"/>
        </w:rPr>
        <w:t>d</w:t>
      </w:r>
      <w:proofErr w:type="spellEnd"/>
      <w:r>
        <w:rPr>
          <w:position w:val="1"/>
        </w:rPr>
        <w:t xml:space="preserve">, </w:t>
      </w:r>
      <w:r>
        <w:t>lis</w:t>
      </w:r>
      <w:r>
        <w:rPr>
          <w:spacing w:val="1"/>
        </w:rPr>
        <w:t>t</w:t>
      </w:r>
      <w:r>
        <w:t>e</w:t>
      </w:r>
      <w:r>
        <w:rPr>
          <w:spacing w:val="1"/>
        </w:rPr>
        <w:t>d</w:t>
      </w:r>
      <w:r>
        <w:t>,</w:t>
      </w:r>
      <w:r>
        <w:rPr>
          <w:spacing w:val="15"/>
        </w:rPr>
        <w:t xml:space="preserve"> </w:t>
      </w:r>
      <w:r>
        <w:t>a</w:t>
      </w:r>
      <w:r>
        <w:rPr>
          <w:spacing w:val="-1"/>
        </w:rPr>
        <w:t>n</w:t>
      </w:r>
      <w:r>
        <w:rPr>
          <w:spacing w:val="2"/>
        </w:rPr>
        <w:t>d</w:t>
      </w:r>
      <w:r>
        <w:t>,</w:t>
      </w:r>
      <w:r>
        <w:rPr>
          <w:spacing w:val="17"/>
        </w:rPr>
        <w:t xml:space="preserve"> </w:t>
      </w:r>
      <w:r>
        <w:t>in</w:t>
      </w:r>
      <w:r>
        <w:rPr>
          <w:spacing w:val="19"/>
        </w:rPr>
        <w:t xml:space="preserve"> </w:t>
      </w:r>
      <w:r>
        <w:rPr>
          <w:spacing w:val="-1"/>
        </w:rPr>
        <w:t>t</w:t>
      </w:r>
      <w:r>
        <w:rPr>
          <w:spacing w:val="1"/>
        </w:rPr>
        <w:t>h</w:t>
      </w:r>
      <w:r>
        <w:t>e</w:t>
      </w:r>
      <w:r>
        <w:rPr>
          <w:spacing w:val="17"/>
        </w:rPr>
        <w:t xml:space="preserve"> </w:t>
      </w:r>
      <w:r>
        <w:t>i</w:t>
      </w:r>
      <w:r>
        <w:rPr>
          <w:spacing w:val="-1"/>
        </w:rPr>
        <w:t>n</w:t>
      </w:r>
      <w:r>
        <w:rPr>
          <w:spacing w:val="1"/>
        </w:rPr>
        <w:t>t</w:t>
      </w:r>
      <w:r>
        <w:t>e</w:t>
      </w:r>
      <w:r>
        <w:rPr>
          <w:spacing w:val="1"/>
        </w:rPr>
        <w:t>r</w:t>
      </w:r>
      <w:r>
        <w:rPr>
          <w:spacing w:val="-3"/>
        </w:rPr>
        <w:t>v</w:t>
      </w:r>
      <w:r>
        <w:t>e</w:t>
      </w:r>
      <w:r>
        <w:rPr>
          <w:spacing w:val="1"/>
        </w:rPr>
        <w:t>n</w:t>
      </w:r>
      <w:r>
        <w:t>i</w:t>
      </w:r>
      <w:r>
        <w:rPr>
          <w:spacing w:val="1"/>
        </w:rPr>
        <w:t>n</w:t>
      </w:r>
      <w:r>
        <w:t>g</w:t>
      </w:r>
      <w:r>
        <w:rPr>
          <w:spacing w:val="11"/>
        </w:rPr>
        <w:t xml:space="preserve"> </w:t>
      </w:r>
      <w:r>
        <w:rPr>
          <w:spacing w:val="-1"/>
        </w:rPr>
        <w:t>p</w:t>
      </w:r>
      <w:r>
        <w:t>e</w:t>
      </w:r>
      <w:r>
        <w:rPr>
          <w:spacing w:val="1"/>
        </w:rPr>
        <w:t>r</w:t>
      </w:r>
      <w:r>
        <w:t>iod</w:t>
      </w:r>
      <w:r>
        <w:rPr>
          <w:spacing w:val="15"/>
        </w:rPr>
        <w:t xml:space="preserve"> </w:t>
      </w:r>
      <w:r>
        <w:rPr>
          <w:spacing w:val="1"/>
        </w:rPr>
        <w:t>b</w:t>
      </w:r>
      <w:r>
        <w:t>e</w:t>
      </w:r>
      <w:r>
        <w:rPr>
          <w:spacing w:val="2"/>
        </w:rPr>
        <w:t>t</w:t>
      </w:r>
      <w:r>
        <w:rPr>
          <w:spacing w:val="-1"/>
        </w:rPr>
        <w:t>w</w:t>
      </w:r>
      <w:r>
        <w:t>e</w:t>
      </w:r>
      <w:r>
        <w:rPr>
          <w:spacing w:val="-1"/>
        </w:rPr>
        <w:t>e</w:t>
      </w:r>
      <w:r>
        <w:t>n</w:t>
      </w:r>
      <w:r>
        <w:rPr>
          <w:spacing w:val="13"/>
        </w:rPr>
        <w:t xml:space="preserve"> </w:t>
      </w:r>
      <w:r>
        <w:rPr>
          <w:spacing w:val="-1"/>
        </w:rPr>
        <w:t>p</w:t>
      </w:r>
      <w:r>
        <w:t>r</w:t>
      </w:r>
      <w:r>
        <w:rPr>
          <w:spacing w:val="1"/>
        </w:rPr>
        <w:t>o</w:t>
      </w:r>
      <w:r>
        <w:t>j</w:t>
      </w:r>
      <w:r>
        <w:rPr>
          <w:spacing w:val="1"/>
        </w:rPr>
        <w:t>e</w:t>
      </w:r>
      <w:r>
        <w:rPr>
          <w:spacing w:val="-1"/>
        </w:rPr>
        <w:t>c</w:t>
      </w:r>
      <w:r>
        <w:t>t</w:t>
      </w:r>
      <w:r>
        <w:rPr>
          <w:spacing w:val="13"/>
        </w:rPr>
        <w:t xml:space="preserve"> </w:t>
      </w:r>
      <w:r>
        <w:t>me</w:t>
      </w:r>
      <w:r>
        <w:rPr>
          <w:spacing w:val="-1"/>
        </w:rPr>
        <w:t>e</w:t>
      </w:r>
      <w:r>
        <w:rPr>
          <w:spacing w:val="1"/>
        </w:rPr>
        <w:t>t</w:t>
      </w:r>
      <w:r>
        <w:t>i</w:t>
      </w:r>
      <w:r>
        <w:rPr>
          <w:spacing w:val="1"/>
        </w:rPr>
        <w:t>n</w:t>
      </w:r>
      <w:r>
        <w:t>gs,</w:t>
      </w:r>
      <w:r>
        <w:rPr>
          <w:spacing w:val="9"/>
        </w:rPr>
        <w:t xml:space="preserve"> </w:t>
      </w:r>
      <w:r>
        <w:rPr>
          <w:spacing w:val="-1"/>
        </w:rPr>
        <w:t>w</w:t>
      </w:r>
      <w:r>
        <w:t>ill</w:t>
      </w:r>
      <w:r>
        <w:rPr>
          <w:spacing w:val="16"/>
        </w:rPr>
        <w:t xml:space="preserve"> </w:t>
      </w:r>
      <w:r>
        <w:rPr>
          <w:spacing w:val="1"/>
        </w:rPr>
        <w:t>b</w:t>
      </w:r>
      <w:r>
        <w:t>e</w:t>
      </w:r>
      <w:r>
        <w:rPr>
          <w:spacing w:val="15"/>
        </w:rPr>
        <w:t xml:space="preserve"> </w:t>
      </w:r>
      <w:r>
        <w:rPr>
          <w:spacing w:val="1"/>
        </w:rPr>
        <w:t>f</w:t>
      </w:r>
      <w:r>
        <w:t>oll</w:t>
      </w:r>
      <w:r>
        <w:rPr>
          <w:spacing w:val="1"/>
        </w:rPr>
        <w:t>o</w:t>
      </w:r>
      <w:r>
        <w:rPr>
          <w:spacing w:val="-1"/>
        </w:rPr>
        <w:t>w</w:t>
      </w:r>
      <w:r>
        <w:t>ed</w:t>
      </w:r>
      <w:r>
        <w:rPr>
          <w:spacing w:val="15"/>
        </w:rPr>
        <w:t xml:space="preserve"> </w:t>
      </w:r>
      <w:r>
        <w:rPr>
          <w:spacing w:val="-1"/>
        </w:rPr>
        <w:t>u</w:t>
      </w:r>
      <w:r>
        <w:t xml:space="preserve">p </w:t>
      </w:r>
      <w:r>
        <w:rPr>
          <w:spacing w:val="1"/>
        </w:rPr>
        <w:t>up</w:t>
      </w:r>
      <w:r>
        <w:rPr>
          <w:spacing w:val="-2"/>
        </w:rPr>
        <w:t>o</w:t>
      </w:r>
      <w:r>
        <w:rPr>
          <w:spacing w:val="2"/>
        </w:rPr>
        <w:t>n</w:t>
      </w:r>
      <w:r>
        <w:t xml:space="preserve">, </w:t>
      </w:r>
      <w:r>
        <w:rPr>
          <w:spacing w:val="-1"/>
        </w:rPr>
        <w:t>w</w:t>
      </w:r>
      <w:r>
        <w:t>i</w:t>
      </w:r>
      <w:r>
        <w:rPr>
          <w:spacing w:val="-1"/>
        </w:rPr>
        <w:t>t</w:t>
      </w:r>
      <w:r>
        <w:t xml:space="preserve">h </w:t>
      </w:r>
      <w:r>
        <w:rPr>
          <w:spacing w:val="-2"/>
        </w:rPr>
        <w:t>i</w:t>
      </w:r>
      <w:r>
        <w:rPr>
          <w:spacing w:val="1"/>
        </w:rPr>
        <w:t>t</w:t>
      </w:r>
      <w:r>
        <w:t>s</w:t>
      </w:r>
      <w:r>
        <w:rPr>
          <w:spacing w:val="1"/>
        </w:rPr>
        <w:t xml:space="preserve"> </w:t>
      </w:r>
      <w:r>
        <w:t>s</w:t>
      </w:r>
      <w:r>
        <w:rPr>
          <w:spacing w:val="1"/>
        </w:rPr>
        <w:t>t</w:t>
      </w:r>
      <w:r>
        <w:rPr>
          <w:spacing w:val="-2"/>
        </w:rPr>
        <w:t>a</w:t>
      </w:r>
      <w:r>
        <w:rPr>
          <w:spacing w:val="1"/>
        </w:rPr>
        <w:t>tu</w:t>
      </w:r>
      <w:r>
        <w:t>s</w:t>
      </w:r>
      <w:r>
        <w:rPr>
          <w:spacing w:val="-1"/>
        </w:rPr>
        <w:t xml:space="preserve"> </w:t>
      </w:r>
      <w:r>
        <w:t>r</w:t>
      </w:r>
      <w:r>
        <w:rPr>
          <w:spacing w:val="1"/>
        </w:rPr>
        <w:t>e</w:t>
      </w:r>
      <w:r>
        <w:t>v</w:t>
      </w:r>
      <w:r>
        <w:rPr>
          <w:spacing w:val="-3"/>
        </w:rPr>
        <w:t>i</w:t>
      </w:r>
      <w:r>
        <w:t>sed</w:t>
      </w:r>
      <w:r>
        <w:rPr>
          <w:spacing w:val="-2"/>
        </w:rPr>
        <w:t xml:space="preserve"> a</w:t>
      </w:r>
      <w:r>
        <w:rPr>
          <w:spacing w:val="1"/>
        </w:rPr>
        <w:t>n</w:t>
      </w:r>
      <w:r>
        <w:t>d</w:t>
      </w:r>
      <w:r>
        <w:rPr>
          <w:spacing w:val="-1"/>
        </w:rPr>
        <w:t xml:space="preserve"> </w:t>
      </w:r>
      <w:r>
        <w:t>r</w:t>
      </w:r>
      <w:r>
        <w:rPr>
          <w:spacing w:val="1"/>
        </w:rPr>
        <w:t>ep</w:t>
      </w:r>
      <w:r>
        <w:rPr>
          <w:spacing w:val="-2"/>
        </w:rPr>
        <w:t>o</w:t>
      </w:r>
      <w:r>
        <w:t>r</w:t>
      </w:r>
      <w:r>
        <w:rPr>
          <w:spacing w:val="1"/>
        </w:rPr>
        <w:t>t</w:t>
      </w:r>
      <w:r>
        <w:rPr>
          <w:spacing w:val="-2"/>
        </w:rPr>
        <w:t>e</w:t>
      </w:r>
      <w:r>
        <w:t>d</w:t>
      </w:r>
      <w:r>
        <w:rPr>
          <w:spacing w:val="-6"/>
        </w:rPr>
        <w:t xml:space="preserve"> </w:t>
      </w:r>
      <w:r>
        <w:rPr>
          <w:spacing w:val="1"/>
        </w:rPr>
        <w:t>up</w:t>
      </w:r>
      <w:r>
        <w:rPr>
          <w:spacing w:val="-2"/>
        </w:rPr>
        <w:t>o</w:t>
      </w:r>
      <w:r>
        <w:t>n</w:t>
      </w:r>
      <w:r>
        <w:rPr>
          <w:spacing w:val="2"/>
        </w:rPr>
        <w:t xml:space="preserve"> </w:t>
      </w:r>
      <w:r>
        <w:rPr>
          <w:spacing w:val="-2"/>
        </w:rPr>
        <w:t>i</w:t>
      </w:r>
      <w:r>
        <w:t>n</w:t>
      </w:r>
      <w:r>
        <w:rPr>
          <w:spacing w:val="2"/>
        </w:rPr>
        <w:t xml:space="preserve"> </w:t>
      </w:r>
      <w:r>
        <w:rPr>
          <w:spacing w:val="1"/>
        </w:rPr>
        <w:t>p</w:t>
      </w:r>
      <w:r>
        <w:rPr>
          <w:spacing w:val="-2"/>
        </w:rPr>
        <w:t>r</w:t>
      </w:r>
      <w:r>
        <w:t>og</w:t>
      </w:r>
      <w:r>
        <w:rPr>
          <w:spacing w:val="1"/>
        </w:rPr>
        <w:t>r</w:t>
      </w:r>
      <w:r>
        <w:t>ess</w:t>
      </w:r>
      <w:r>
        <w:rPr>
          <w:spacing w:val="-6"/>
        </w:rPr>
        <w:t xml:space="preserve"> </w:t>
      </w:r>
      <w:r>
        <w:rPr>
          <w:spacing w:val="-2"/>
        </w:rPr>
        <w:t>r</w:t>
      </w:r>
      <w:r>
        <w:t>e</w:t>
      </w:r>
      <w:r>
        <w:rPr>
          <w:spacing w:val="1"/>
        </w:rPr>
        <w:t>p</w:t>
      </w:r>
      <w:r>
        <w:t>o</w:t>
      </w:r>
      <w:r>
        <w:rPr>
          <w:spacing w:val="-1"/>
        </w:rPr>
        <w:t>r</w:t>
      </w:r>
      <w:r>
        <w:rPr>
          <w:spacing w:val="1"/>
        </w:rPr>
        <w:t>t</w:t>
      </w:r>
      <w:r>
        <w:rPr>
          <w:spacing w:val="5"/>
        </w:rPr>
        <w:t>s</w:t>
      </w:r>
    </w:p>
    <w:p w:rsidR="00E1084D" w:rsidRDefault="007E6C47" w:rsidP="001B2426">
      <w:pPr>
        <w:pStyle w:val="Ttulo3"/>
        <w:numPr>
          <w:ilvl w:val="2"/>
          <w:numId w:val="26"/>
        </w:numPr>
        <w:jc w:val="both"/>
        <w:pPrChange w:id="47" w:author="Pilar Martin" w:date="2022-11-30T11:50:00Z">
          <w:pPr>
            <w:pStyle w:val="Ttulo3"/>
            <w:numPr>
              <w:numId w:val="54"/>
            </w:numPr>
            <w:tabs>
              <w:tab w:val="clear" w:pos="0"/>
              <w:tab w:val="num" w:pos="360"/>
            </w:tabs>
            <w:jc w:val="both"/>
          </w:pPr>
        </w:pPrChange>
      </w:pPr>
      <w:r>
        <w:t>Solving of disputes</w:t>
      </w:r>
    </w:p>
    <w:p w:rsidR="00E1084D" w:rsidRDefault="007E6C47">
      <w:pPr>
        <w:pStyle w:val="Bullet"/>
        <w:numPr>
          <w:ilvl w:val="0"/>
          <w:numId w:val="0"/>
        </w:numPr>
        <w:jc w:val="both"/>
      </w:pPr>
      <w:r>
        <w:t xml:space="preserve">Any dispute needs solving at the appropriate level, e.g. disputes between participants in a WP should be resolved by the WP leader, and disputes between WP leaders by the project manager. If a dispute cannot be resolved at the appropriate level, the body at the next higher level will mediate and take a decision. In the case where a dispute cannot be resolved by the project team, ESA will be asked to mediate in the conflict. If this still does not solve the dispute, the project manager will prepare a solution to the dispute, this may well include reallocation of resources and tasks, and submit the proposal to ESA. </w:t>
      </w:r>
    </w:p>
    <w:p w:rsidR="00E1084D" w:rsidRDefault="00E1084D">
      <w:pPr>
        <w:pStyle w:val="Textoindependiente"/>
      </w:pPr>
    </w:p>
    <w:p w:rsidR="00E1084D" w:rsidRDefault="007E6C47" w:rsidP="001B2426">
      <w:pPr>
        <w:pStyle w:val="Ttulo1"/>
        <w:numPr>
          <w:ilvl w:val="0"/>
          <w:numId w:val="27"/>
        </w:numPr>
        <w:rPr>
          <w:rFonts w:eastAsia="Calibri"/>
          <w:lang w:val="en-US"/>
        </w:rPr>
        <w:pPrChange w:id="48" w:author="Pilar Martin" w:date="2022-11-30T11:50:00Z">
          <w:pPr>
            <w:pStyle w:val="Ttulo1"/>
            <w:numPr>
              <w:numId w:val="55"/>
            </w:numPr>
            <w:tabs>
              <w:tab w:val="clear" w:pos="0"/>
              <w:tab w:val="num" w:pos="360"/>
            </w:tabs>
          </w:pPr>
        </w:pPrChange>
      </w:pPr>
      <w:r>
        <w:rPr>
          <w:rFonts w:eastAsia="Calibri"/>
          <w:lang w:val="en-US"/>
        </w:rPr>
        <w:t>Work Breakdown Structure</w:t>
      </w:r>
    </w:p>
    <w:p w:rsidR="00E1084D" w:rsidRDefault="007E6C47">
      <w:pPr>
        <w:pStyle w:val="Textoindependiente"/>
        <w:jc w:val="both"/>
        <w:rPr>
          <w:lang w:eastAsia="da-DK"/>
        </w:rPr>
      </w:pPr>
      <w:r>
        <w:rPr>
          <w:lang w:eastAsia="da-DK"/>
        </w:rPr>
        <w:t xml:space="preserve">An overview of the top-level work packages (WPs) for both phases is illustrated in </w:t>
      </w:r>
      <w:commentRangeStart w:id="49"/>
      <w:r>
        <w:rPr>
          <w:lang w:eastAsia="da-DK"/>
        </w:rPr>
        <w:t>Figure 4</w:t>
      </w:r>
      <w:commentRangeEnd w:id="49"/>
      <w:r w:rsidR="003E354C">
        <w:rPr>
          <w:rStyle w:val="Refdecomentario"/>
        </w:rPr>
        <w:commentReference w:id="49"/>
      </w:r>
      <w:r>
        <w:rPr>
          <w:lang w:eastAsia="da-DK"/>
        </w:rPr>
        <w:t xml:space="preserve">. The complete work package descriptions with details to sub-activity level are found in the consortiums proposal [REF-2].  </w:t>
      </w:r>
    </w:p>
    <w:p w:rsidR="00E1084D" w:rsidRDefault="007E6C47">
      <w:pPr>
        <w:pStyle w:val="Table"/>
      </w:pPr>
      <w:r>
        <w:t xml:space="preserve">Table </w:t>
      </w:r>
      <w:r>
        <w:fldChar w:fldCharType="begin"/>
      </w:r>
      <w:r>
        <w:instrText xml:space="preserve"> SEQ Table \* ARABIC </w:instrText>
      </w:r>
      <w:r>
        <w:fldChar w:fldCharType="separate"/>
      </w:r>
      <w:r>
        <w:t>1</w:t>
      </w:r>
      <w:r>
        <w:fldChar w:fldCharType="end"/>
      </w:r>
      <w:r>
        <w:t>: Work Breakdown Structure (WBS). In the Contributors column, “EA” stands fo</w:t>
      </w:r>
      <w:r>
        <w:rPr>
          <w:i/>
          <w:iCs/>
        </w:rPr>
        <w:t>r</w:t>
      </w:r>
      <w:r>
        <w:t xml:space="preserve"> the two African Early Adopters, while “AEO” </w:t>
      </w:r>
      <w:r>
        <w:rPr>
          <w:i/>
          <w:iCs/>
        </w:rPr>
        <w:t>represents</w:t>
      </w:r>
      <w:r>
        <w:t xml:space="preserve"> the African Earth Observation research </w:t>
      </w:r>
      <w:proofErr w:type="spellStart"/>
      <w:r>
        <w:t>center</w:t>
      </w:r>
      <w:proofErr w:type="spellEnd"/>
      <w:r>
        <w:t xml:space="preserve"> (CSIR).</w:t>
      </w:r>
    </w:p>
    <w:tbl>
      <w:tblPr>
        <w:tblW w:w="9835" w:type="dxa"/>
        <w:tblInd w:w="19" w:type="dxa"/>
        <w:tblLayout w:type="fixed"/>
        <w:tblCellMar>
          <w:top w:w="100" w:type="dxa"/>
          <w:left w:w="100" w:type="dxa"/>
          <w:bottom w:w="100" w:type="dxa"/>
          <w:right w:w="100" w:type="dxa"/>
        </w:tblCellMar>
        <w:tblLook w:val="04A0" w:firstRow="1" w:lastRow="0" w:firstColumn="1" w:lastColumn="0" w:noHBand="0" w:noVBand="1"/>
      </w:tblPr>
      <w:tblGrid>
        <w:gridCol w:w="684"/>
        <w:gridCol w:w="5044"/>
        <w:gridCol w:w="1800"/>
        <w:gridCol w:w="2307"/>
      </w:tblGrid>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WP</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Name</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Responsible</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Contributors</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lastRenderedPageBreak/>
              <w:t>1</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Data collection and </w:t>
            </w:r>
            <w:proofErr w:type="spellStart"/>
            <w:r>
              <w:t>curation</w:t>
            </w:r>
            <w:proofErr w:type="spellEnd"/>
            <w:r>
              <w:t>: EO and in situ</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Darren Ghent (</w:t>
            </w:r>
            <w:proofErr w:type="spellStart"/>
            <w:r>
              <w:t>UoL</w:t>
            </w:r>
            <w:proofErr w:type="spellEnd"/>
            <w:r>
              <w:t>)</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DHI, AECSIC, EA,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2</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Product development and validation</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proofErr w:type="spellStart"/>
            <w:r>
              <w:t>Héctor</w:t>
            </w:r>
            <w:proofErr w:type="spellEnd"/>
            <w:r>
              <w:t xml:space="preserve"> Nieto (AECSIC)</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DHI, </w:t>
            </w:r>
            <w:proofErr w:type="spellStart"/>
            <w:r>
              <w:t>UoL</w:t>
            </w:r>
            <w:proofErr w:type="spellEnd"/>
            <w:r>
              <w:t>,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3A</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 Prototype development - Phase A</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proofErr w:type="spellStart"/>
            <w:r>
              <w:t>Radoslaw</w:t>
            </w:r>
            <w:proofErr w:type="spellEnd"/>
            <w:r>
              <w:t xml:space="preserve"> </w:t>
            </w:r>
            <w:proofErr w:type="spellStart"/>
            <w:r>
              <w:t>Guzinski</w:t>
            </w:r>
            <w:proofErr w:type="spellEnd"/>
            <w:r>
              <w:t xml:space="preserve"> (DHI)</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AECSIC, </w:t>
            </w:r>
            <w:proofErr w:type="spellStart"/>
            <w:r>
              <w:t>UoL</w:t>
            </w:r>
            <w:proofErr w:type="spellEnd"/>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3B</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Prototype development - Phase B</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proofErr w:type="spellStart"/>
            <w:r>
              <w:t>Radoslaw</w:t>
            </w:r>
            <w:proofErr w:type="spellEnd"/>
            <w:r>
              <w:t xml:space="preserve"> </w:t>
            </w:r>
            <w:proofErr w:type="spellStart"/>
            <w:r>
              <w:t>Guzinski</w:t>
            </w:r>
            <w:proofErr w:type="spellEnd"/>
            <w:r>
              <w:t xml:space="preserve"> (DHI)</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AECSIC; EA,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4A</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Roadmap to Sentinel Candidate Missions - Phase A</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Darren Ghent (</w:t>
            </w:r>
            <w:proofErr w:type="spellStart"/>
            <w:r>
              <w:t>UoL</w:t>
            </w:r>
            <w:proofErr w:type="spellEnd"/>
            <w:r>
              <w:t>)</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DHI, AECSIC</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4B</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Roadmap to Sentinel Candidate Missions - Phase B</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Darren Ghent (</w:t>
            </w:r>
            <w:proofErr w:type="spellStart"/>
            <w:r>
              <w:t>UoL</w:t>
            </w:r>
            <w:proofErr w:type="spellEnd"/>
            <w:r>
              <w:t>)</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DHI, AECSIC; EA;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5A</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Outreach &amp; Early Adopter engagement - Phase A</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Michael </w:t>
            </w:r>
            <w:proofErr w:type="spellStart"/>
            <w:r>
              <w:t>Munk</w:t>
            </w:r>
            <w:proofErr w:type="spellEnd"/>
            <w:r>
              <w:t xml:space="preserve"> (DHI)</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AECSIC; </w:t>
            </w:r>
            <w:proofErr w:type="spellStart"/>
            <w:r>
              <w:t>UoL</w:t>
            </w:r>
            <w:proofErr w:type="spellEnd"/>
            <w:r>
              <w:t>, EA,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5B</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Outreach &amp; Early Adopter engagement - Phase B</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Vicente </w:t>
            </w:r>
            <w:proofErr w:type="spellStart"/>
            <w:r>
              <w:t>Burchard</w:t>
            </w:r>
            <w:proofErr w:type="spellEnd"/>
            <w:r>
              <w:t xml:space="preserve"> (AECSIC)</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DHI, </w:t>
            </w:r>
            <w:proofErr w:type="spellStart"/>
            <w:r>
              <w:t>UoL</w:t>
            </w:r>
            <w:proofErr w:type="spellEnd"/>
            <w:r>
              <w:t>; EA; AEO</w:t>
            </w:r>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6A</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Project Management - Phase A</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proofErr w:type="spellStart"/>
            <w:r>
              <w:t>Héctor</w:t>
            </w:r>
            <w:proofErr w:type="spellEnd"/>
            <w:r>
              <w:t xml:space="preserve"> Nieto (AECSIC)</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DHI, </w:t>
            </w:r>
            <w:proofErr w:type="spellStart"/>
            <w:r>
              <w:t>UoL</w:t>
            </w:r>
            <w:proofErr w:type="spellEnd"/>
          </w:p>
        </w:tc>
      </w:tr>
      <w:tr w:rsidR="00E1084D">
        <w:tc>
          <w:tcPr>
            <w:tcW w:w="68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6B</w:t>
            </w:r>
          </w:p>
        </w:tc>
        <w:tc>
          <w:tcPr>
            <w:tcW w:w="5044"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Project Management - Phase B</w:t>
            </w:r>
          </w:p>
        </w:tc>
        <w:tc>
          <w:tcPr>
            <w:tcW w:w="1800"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proofErr w:type="spellStart"/>
            <w:r>
              <w:t>Héctor</w:t>
            </w:r>
            <w:proofErr w:type="spellEnd"/>
            <w:r>
              <w:t xml:space="preserve"> Nieto (AECSIC)</w:t>
            </w:r>
          </w:p>
        </w:tc>
        <w:tc>
          <w:tcPr>
            <w:tcW w:w="2307" w:type="dxa"/>
            <w:tcBorders>
              <w:top w:val="single" w:sz="8" w:space="0" w:color="000000"/>
              <w:left w:val="single" w:sz="8" w:space="0" w:color="000000"/>
              <w:bottom w:val="single" w:sz="8" w:space="0" w:color="000000"/>
              <w:right w:val="single" w:sz="8" w:space="0" w:color="000000"/>
            </w:tcBorders>
          </w:tcPr>
          <w:p w:rsidR="00E1084D" w:rsidRDefault="007E6C47">
            <w:pPr>
              <w:spacing w:line="240" w:lineRule="auto"/>
            </w:pPr>
            <w:r>
              <w:t xml:space="preserve">DHI, </w:t>
            </w:r>
            <w:proofErr w:type="spellStart"/>
            <w:r>
              <w:t>UoL</w:t>
            </w:r>
            <w:proofErr w:type="spellEnd"/>
          </w:p>
        </w:tc>
      </w:tr>
    </w:tbl>
    <w:p w:rsidR="00E1084D" w:rsidRDefault="00E1084D">
      <w:pPr>
        <w:keepNext/>
        <w:ind w:left="851" w:hanging="851"/>
        <w:jc w:val="both"/>
        <w:rPr>
          <w:lang w:eastAsia="da-DK"/>
        </w:rPr>
      </w:pPr>
    </w:p>
    <w:p w:rsidR="00E1084D" w:rsidRDefault="007E6C47">
      <w:pPr>
        <w:pStyle w:val="Textoindependiente"/>
        <w:rPr>
          <w:lang w:eastAsia="da-DK"/>
        </w:rPr>
      </w:pPr>
      <w:r>
        <w:t xml:space="preserve">The allocation of responsibilities across work packages has been prioritized to accommodate the best possible use of consortium expertizes and budgets while also balancing the involvement between partners and distribute project responsibilities and deliverable assignment to secure the best possible involvement and sense of responsibility in the consortia. </w:t>
      </w:r>
    </w:p>
    <w:p w:rsidR="00E1084D" w:rsidRDefault="007E6C47">
      <w:pPr>
        <w:pStyle w:val="Textoindependiente"/>
        <w:jc w:val="both"/>
      </w:pPr>
      <w:r>
        <w:rPr>
          <w:lang w:eastAsia="da-DK"/>
        </w:rPr>
        <w:t xml:space="preserve">The responsibilities </w:t>
      </w:r>
      <w:r>
        <w:t>within the consortium are as follows:</w:t>
      </w:r>
    </w:p>
    <w:p w:rsidR="00E1084D" w:rsidRDefault="007E6C47">
      <w:pPr>
        <w:pStyle w:val="Bulletlast"/>
      </w:pPr>
      <w:r>
        <w:rPr>
          <w:b/>
        </w:rPr>
        <w:t>Project Manager (</w:t>
      </w:r>
      <w:proofErr w:type="spellStart"/>
      <w:r>
        <w:rPr>
          <w:b/>
        </w:rPr>
        <w:t>Héctor</w:t>
      </w:r>
      <w:proofErr w:type="spellEnd"/>
      <w:r>
        <w:rPr>
          <w:b/>
        </w:rPr>
        <w:t xml:space="preserve"> Nieto</w:t>
      </w:r>
      <w:proofErr w:type="gramStart"/>
      <w:r>
        <w:rPr>
          <w:b/>
        </w:rPr>
        <w:t>)</w:t>
      </w:r>
      <w:proofErr w:type="gramEnd"/>
      <w:r>
        <w:br/>
        <w:t xml:space="preserve">The Project Manager (PM) is a senior representative of the partner. He is responsible for the overall project coordination and is the single point of contact between the ESA and the project consortium. The PM leads the project and is responsible for scientific, administrative and financial management. He keeps regular contact with the partners to ensure that the project progresses smoothly and in accordance with the </w:t>
      </w:r>
      <w:proofErr w:type="spellStart"/>
      <w:r>
        <w:t>SoW.</w:t>
      </w:r>
      <w:proofErr w:type="spellEnd"/>
    </w:p>
    <w:p w:rsidR="00E1084D" w:rsidRDefault="007E6C47">
      <w:pPr>
        <w:pStyle w:val="Bulletlast"/>
      </w:pPr>
      <w:r>
        <w:rPr>
          <w:b/>
        </w:rPr>
        <w:t>Work Package Leaders</w:t>
      </w:r>
      <w:r>
        <w:br/>
        <w:t xml:space="preserve">The WP leaders act as managers of their assigned Work Packages. The tasks of the WP Manager include to perform design </w:t>
      </w:r>
      <w:commentRangeStart w:id="50"/>
      <w:r>
        <w:t>and development work for the work packages assigned to his work package and to supervise the work of the product managers involved in the work out of the work package</w:t>
      </w:r>
      <w:commentRangeEnd w:id="50"/>
      <w:r w:rsidR="003E354C">
        <w:rPr>
          <w:rStyle w:val="Refdecomentario"/>
        </w:rPr>
        <w:commentReference w:id="50"/>
      </w:r>
      <w:r>
        <w:t xml:space="preserve">. The WP leaders will inform the project manager </w:t>
      </w:r>
      <w:commentRangeStart w:id="51"/>
      <w:r>
        <w:t xml:space="preserve">(technical and administrative) </w:t>
      </w:r>
      <w:commentRangeEnd w:id="51"/>
      <w:r w:rsidR="003E354C">
        <w:rPr>
          <w:rStyle w:val="Refdecomentario"/>
        </w:rPr>
        <w:commentReference w:id="51"/>
      </w:r>
      <w:r>
        <w:t xml:space="preserve">about the progress of the work package assigned to him. The WP leaders are named in </w:t>
      </w:r>
      <w:commentRangeStart w:id="52"/>
      <w:r>
        <w:t>Figure 4</w:t>
      </w:r>
      <w:commentRangeEnd w:id="52"/>
      <w:r w:rsidR="003E354C">
        <w:rPr>
          <w:rStyle w:val="Refdecomentario"/>
        </w:rPr>
        <w:commentReference w:id="52"/>
      </w:r>
      <w:r>
        <w:t>.</w:t>
      </w:r>
    </w:p>
    <w:p w:rsidR="00E1084D" w:rsidRDefault="007E6C47">
      <w:pPr>
        <w:pStyle w:val="Bulletlast"/>
      </w:pPr>
      <w:r>
        <w:rPr>
          <w:b/>
        </w:rPr>
        <w:t>Consultant’s Pool Experts</w:t>
      </w:r>
      <w:r>
        <w:br/>
      </w:r>
      <w:proofErr w:type="gramStart"/>
      <w:r>
        <w:t>The</w:t>
      </w:r>
      <w:proofErr w:type="gramEnd"/>
      <w:r>
        <w:t xml:space="preserve"> responsibilities of support personnel are to perform the tasks assigned to him by the Work Package leader and to inform </w:t>
      </w:r>
      <w:del w:id="53" w:author="Pilar Martin" w:date="2022-11-30T11:33:00Z">
        <w:r w:rsidDel="003E354C">
          <w:delText>the WP leader</w:delText>
        </w:r>
      </w:del>
      <w:ins w:id="54" w:author="Pilar Martin" w:date="2022-11-30T11:33:00Z">
        <w:r w:rsidR="003E354C">
          <w:t>him/her</w:t>
        </w:r>
      </w:ins>
      <w:r>
        <w:t xml:space="preserve"> of any difficulties which may have an influence on the execution of his task. </w:t>
      </w:r>
    </w:p>
    <w:p w:rsidR="00E1084D" w:rsidRDefault="007E6C47" w:rsidP="001B2426">
      <w:pPr>
        <w:pStyle w:val="Ttulo1"/>
        <w:numPr>
          <w:ilvl w:val="0"/>
          <w:numId w:val="28"/>
        </w:numPr>
        <w:rPr>
          <w:rFonts w:eastAsia="Calibri"/>
          <w:lang w:val="en-US"/>
        </w:rPr>
        <w:pPrChange w:id="55" w:author="Pilar Martin" w:date="2022-11-30T11:50:00Z">
          <w:pPr>
            <w:pStyle w:val="Ttulo1"/>
            <w:numPr>
              <w:numId w:val="56"/>
            </w:numPr>
            <w:tabs>
              <w:tab w:val="clear" w:pos="0"/>
              <w:tab w:val="num" w:pos="360"/>
            </w:tabs>
          </w:pPr>
        </w:pPrChange>
      </w:pPr>
      <w:r>
        <w:rPr>
          <w:rFonts w:ascii="TimesNewRomanPSMT" w:eastAsia="Calibri" w:hAnsi="TimesNewRomanPSMT" w:cs="TimesNewRomanPSMT"/>
          <w:lang w:val="en-US"/>
        </w:rPr>
        <w:lastRenderedPageBreak/>
        <w:t>S</w:t>
      </w:r>
      <w:r>
        <w:rPr>
          <w:rFonts w:eastAsia="Calibri"/>
          <w:lang w:val="en-US"/>
        </w:rPr>
        <w:t>taffing plan, key personnel and assignment to tasks;</w:t>
      </w:r>
    </w:p>
    <w:p w:rsidR="00E1084D" w:rsidRDefault="007E6C47">
      <w:pPr>
        <w:pStyle w:val="Textoindependiente"/>
        <w:jc w:val="both"/>
        <w:rPr>
          <w:lang w:eastAsia="da-DK"/>
        </w:rPr>
      </w:pPr>
      <w:r>
        <w:rPr>
          <w:lang w:eastAsia="da-DK"/>
        </w:rPr>
        <w:t xml:space="preserve">The project team consists of a group of experts with the required skills and experience needed to cover the required project tasks and secure efficient project execution fulfilling all project requirements. An overview of key personnel is given in </w:t>
      </w:r>
      <w:r>
        <w:rPr>
          <w:lang w:eastAsia="da-DK"/>
        </w:rPr>
        <w:fldChar w:fldCharType="begin"/>
      </w:r>
      <w:r>
        <w:rPr>
          <w:lang w:eastAsia="da-DK"/>
        </w:rPr>
        <w:instrText xml:space="preserve"> REF Ref_Table1_label_and_number \h </w:instrText>
      </w:r>
      <w:r>
        <w:rPr>
          <w:lang w:eastAsia="da-DK"/>
        </w:rPr>
      </w:r>
      <w:r>
        <w:rPr>
          <w:lang w:eastAsia="da-DK"/>
        </w:rPr>
        <w:fldChar w:fldCharType="separate"/>
      </w:r>
      <w:r>
        <w:rPr>
          <w:lang w:eastAsia="da-DK"/>
        </w:rPr>
        <w:t>Table 2</w:t>
      </w:r>
      <w:r>
        <w:rPr>
          <w:lang w:eastAsia="da-DK"/>
        </w:rPr>
        <w:fldChar w:fldCharType="end"/>
      </w:r>
      <w:r>
        <w:rPr>
          <w:lang w:eastAsia="da-DK"/>
        </w:rPr>
        <w:t xml:space="preserve">. It should be noted that the key persons involved in the project have had excellent and continuous working relationships over the past years in various project constellations. The current and projected work load of the selected Key Experts has been duly assessed to ensure they have the capacity to provide the inputs envisaged for the project according to the time schedule and work plan as contractually agreed. The key personnel will be supported by administrative, technical and scientific staff of their respective organisations. </w:t>
      </w:r>
      <w:bookmarkStart w:id="56" w:name="_Ref414032080"/>
      <w:r>
        <w:br w:type="page"/>
      </w:r>
    </w:p>
    <w:p w:rsidR="00E1084D" w:rsidRDefault="007E6C47">
      <w:pPr>
        <w:pStyle w:val="Epgrafe"/>
        <w:ind w:firstLine="0"/>
      </w:pPr>
      <w:bookmarkStart w:id="57" w:name="Ref_Table1_label_and_number"/>
      <w:proofErr w:type="gramStart"/>
      <w:r>
        <w:lastRenderedPageBreak/>
        <w:t xml:space="preserve">Table </w:t>
      </w:r>
      <w:r>
        <w:fldChar w:fldCharType="begin"/>
      </w:r>
      <w:r>
        <w:instrText xml:space="preserve"> SEQ Table \* ARABIC </w:instrText>
      </w:r>
      <w:r>
        <w:fldChar w:fldCharType="separate"/>
      </w:r>
      <w:r>
        <w:t>2</w:t>
      </w:r>
      <w:r>
        <w:fldChar w:fldCharType="end"/>
      </w:r>
      <w:bookmarkEnd w:id="56"/>
      <w:bookmarkEnd w:id="57"/>
      <w:r>
        <w:t>.</w:t>
      </w:r>
      <w:proofErr w:type="gramEnd"/>
      <w:r>
        <w:t xml:space="preserve"> Key personnel and time working on the project distributed on WP level over the project lifetime.</w:t>
      </w:r>
    </w:p>
    <w:tbl>
      <w:tblPr>
        <w:tblW w:w="9911" w:type="dxa"/>
        <w:tblInd w:w="9" w:type="dxa"/>
        <w:tblLayout w:type="fixed"/>
        <w:tblCellMar>
          <w:top w:w="100" w:type="dxa"/>
          <w:left w:w="100" w:type="dxa"/>
          <w:bottom w:w="100" w:type="dxa"/>
          <w:right w:w="100" w:type="dxa"/>
        </w:tblCellMar>
        <w:tblLook w:val="04A0" w:firstRow="1" w:lastRow="0" w:firstColumn="1" w:lastColumn="0" w:noHBand="0" w:noVBand="1"/>
      </w:tblPr>
      <w:tblGrid>
        <w:gridCol w:w="1078"/>
        <w:gridCol w:w="1303"/>
        <w:gridCol w:w="653"/>
        <w:gridCol w:w="653"/>
        <w:gridCol w:w="653"/>
        <w:gridCol w:w="653"/>
        <w:gridCol w:w="653"/>
        <w:gridCol w:w="653"/>
        <w:gridCol w:w="653"/>
        <w:gridCol w:w="653"/>
        <w:gridCol w:w="653"/>
        <w:gridCol w:w="653"/>
        <w:gridCol w:w="1000"/>
      </w:tblGrid>
      <w:tr w:rsidR="00E1084D">
        <w:trPr>
          <w:trHeight w:val="380"/>
        </w:trPr>
        <w:tc>
          <w:tcPr>
            <w:tcW w:w="1078" w:type="dxa"/>
            <w:vMerge w:val="restart"/>
            <w:tcBorders>
              <w:top w:val="single" w:sz="8" w:space="0" w:color="000000"/>
              <w:left w:val="single" w:sz="8" w:space="0" w:color="000000"/>
              <w:bottom w:val="single" w:sz="8" w:space="0" w:color="000000"/>
            </w:tcBorders>
            <w:vAlign w:val="bottom"/>
          </w:tcPr>
          <w:p w:rsidR="00E1084D" w:rsidRDefault="007E6C47">
            <w:pPr>
              <w:widowControl w:val="0"/>
              <w:suppressLineNumbers/>
              <w:spacing w:line="240" w:lineRule="auto"/>
              <w:textAlignment w:val="center"/>
            </w:pPr>
            <w:r>
              <w:t>Institution</w:t>
            </w:r>
          </w:p>
        </w:tc>
        <w:tc>
          <w:tcPr>
            <w:tcW w:w="1303" w:type="dxa"/>
            <w:vMerge w:val="restart"/>
            <w:tcBorders>
              <w:top w:val="single" w:sz="8" w:space="0" w:color="000000"/>
              <w:left w:val="single" w:sz="8" w:space="0" w:color="000000"/>
              <w:bottom w:val="single" w:sz="8" w:space="0" w:color="000000"/>
              <w:right w:val="single" w:sz="8" w:space="0" w:color="000000"/>
            </w:tcBorders>
            <w:vAlign w:val="bottom"/>
          </w:tcPr>
          <w:p w:rsidR="00E1084D" w:rsidRDefault="007E6C47">
            <w:pPr>
              <w:widowControl w:val="0"/>
              <w:suppressLineNumbers/>
              <w:spacing w:line="240" w:lineRule="auto"/>
              <w:textAlignment w:val="center"/>
            </w:pPr>
            <w:r>
              <w:t>Key personnel</w:t>
            </w:r>
          </w:p>
        </w:tc>
        <w:tc>
          <w:tcPr>
            <w:tcW w:w="6530" w:type="dxa"/>
            <w:gridSpan w:val="10"/>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WORK PACKAGE</w:t>
            </w:r>
          </w:p>
        </w:tc>
        <w:tc>
          <w:tcPr>
            <w:tcW w:w="1000" w:type="dxa"/>
            <w:vMerge w:val="restart"/>
            <w:tcBorders>
              <w:top w:val="single" w:sz="8" w:space="0" w:color="000000"/>
              <w:left w:val="single" w:sz="8" w:space="0" w:color="000000"/>
              <w:bottom w:val="single" w:sz="8" w:space="0" w:color="000000"/>
              <w:right w:val="single" w:sz="8" w:space="0" w:color="000000"/>
            </w:tcBorders>
          </w:tcPr>
          <w:p w:rsidR="00E1084D" w:rsidRDefault="00E1084D">
            <w:pPr>
              <w:widowControl w:val="0"/>
              <w:suppressLineNumbers/>
              <w:spacing w:line="240" w:lineRule="auto"/>
              <w:jc w:val="center"/>
              <w:textAlignment w:val="center"/>
            </w:pPr>
          </w:p>
          <w:p w:rsidR="00E1084D" w:rsidRDefault="007E6C47">
            <w:pPr>
              <w:widowControl w:val="0"/>
              <w:suppressLineNumbers/>
              <w:spacing w:line="240" w:lineRule="auto"/>
              <w:jc w:val="center"/>
              <w:textAlignment w:val="center"/>
            </w:pPr>
            <w:r>
              <w:t xml:space="preserve">SUM </w:t>
            </w:r>
            <w:r>
              <w:br/>
              <w:t>(% FTE)</w:t>
            </w:r>
          </w:p>
        </w:tc>
      </w:tr>
      <w:tr w:rsidR="00E1084D">
        <w:trPr>
          <w:trHeight w:val="380"/>
        </w:trPr>
        <w:tc>
          <w:tcPr>
            <w:tcW w:w="1078" w:type="dxa"/>
            <w:vMerge/>
            <w:tcBorders>
              <w:top w:val="single" w:sz="8" w:space="0" w:color="000000"/>
              <w:left w:val="single" w:sz="8" w:space="0" w:color="000000"/>
              <w:bottom w:val="single" w:sz="8" w:space="0" w:color="000000"/>
            </w:tcBorders>
          </w:tcPr>
          <w:p w:rsidR="00E1084D" w:rsidRDefault="00E1084D">
            <w:pPr>
              <w:widowControl w:val="0"/>
              <w:suppressLineNumbers/>
              <w:textAlignment w:val="center"/>
            </w:pPr>
          </w:p>
        </w:tc>
        <w:tc>
          <w:tcPr>
            <w:tcW w:w="1303" w:type="dxa"/>
            <w:vMerge/>
            <w:tcBorders>
              <w:top w:val="single" w:sz="8" w:space="0" w:color="000000"/>
              <w:left w:val="single" w:sz="8" w:space="0" w:color="000000"/>
              <w:bottom w:val="single" w:sz="8" w:space="0" w:color="000000"/>
              <w:right w:val="single" w:sz="8" w:space="0" w:color="000000"/>
            </w:tcBorders>
          </w:tcPr>
          <w:p w:rsidR="00E1084D" w:rsidRDefault="00E1084D">
            <w:pPr>
              <w:widowControl w:val="0"/>
              <w:suppressLineNumbers/>
              <w:textAlignment w:val="center"/>
            </w:pP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1</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2</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3A</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3B</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4A</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4B</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5A</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5B</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6A</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center"/>
              <w:textAlignment w:val="center"/>
            </w:pPr>
            <w:r>
              <w:t>6B</w:t>
            </w:r>
          </w:p>
        </w:tc>
        <w:tc>
          <w:tcPr>
            <w:tcW w:w="1000" w:type="dxa"/>
            <w:vMerge/>
            <w:tcBorders>
              <w:top w:val="single" w:sz="8" w:space="0" w:color="000000"/>
              <w:left w:val="single" w:sz="8" w:space="0" w:color="000000"/>
              <w:bottom w:val="single" w:sz="8" w:space="0" w:color="000000"/>
              <w:right w:val="single" w:sz="8" w:space="0" w:color="000000"/>
            </w:tcBorders>
          </w:tcPr>
          <w:p w:rsidR="00E1084D" w:rsidRDefault="00E1084D">
            <w:pPr>
              <w:widowControl w:val="0"/>
              <w:suppressLineNumbers/>
              <w:textAlignment w:val="center"/>
            </w:pPr>
          </w:p>
        </w:tc>
      </w:tr>
      <w:tr w:rsidR="00E1084D">
        <w:tc>
          <w:tcPr>
            <w:tcW w:w="1078" w:type="dxa"/>
            <w:vMerge w:val="restart"/>
            <w:tcBorders>
              <w:top w:val="single" w:sz="8" w:space="0" w:color="000000"/>
              <w:left w:val="single" w:sz="8" w:space="0" w:color="000000"/>
              <w:bottom w:val="single" w:sz="8" w:space="0" w:color="000000"/>
            </w:tcBorders>
            <w:vAlign w:val="center"/>
          </w:tcPr>
          <w:p w:rsidR="00E1084D" w:rsidRDefault="007E6C47">
            <w:pPr>
              <w:widowControl w:val="0"/>
              <w:suppressLineNumbers/>
              <w:spacing w:line="240" w:lineRule="auto"/>
              <w:textAlignment w:val="center"/>
            </w:pPr>
            <w:r>
              <w:t>AECSIC</w:t>
            </w: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proofErr w:type="spellStart"/>
            <w:r>
              <w:t>Héctor</w:t>
            </w:r>
            <w:proofErr w:type="spellEnd"/>
            <w:r>
              <w:t xml:space="preserve"> Nieto</w:t>
            </w:r>
          </w:p>
        </w:tc>
        <w:tc>
          <w:tcPr>
            <w:tcW w:w="653" w:type="dxa"/>
            <w:tcBorders>
              <w:top w:val="single" w:sz="8" w:space="0" w:color="000000"/>
              <w:left w:val="single" w:sz="6"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80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20</w:t>
            </w:r>
          </w:p>
        </w:tc>
        <w:tc>
          <w:tcPr>
            <w:tcW w:w="653" w:type="dxa"/>
            <w:tcBorders>
              <w:top w:val="single" w:sz="6"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35</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330 (10%)</w:t>
            </w:r>
          </w:p>
        </w:tc>
      </w:tr>
      <w:tr w:rsidR="00E1084D">
        <w:tc>
          <w:tcPr>
            <w:tcW w:w="1078" w:type="dxa"/>
            <w:vMerge/>
            <w:tcBorders>
              <w:top w:val="single" w:sz="8" w:space="0" w:color="000000"/>
              <w:left w:val="single" w:sz="8" w:space="0" w:color="000000"/>
              <w:bottom w:val="single" w:sz="8" w:space="0" w:color="000000"/>
            </w:tcBorders>
            <w:vAlign w:val="center"/>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M. Pilar Martín</w:t>
            </w:r>
          </w:p>
        </w:tc>
        <w:tc>
          <w:tcPr>
            <w:tcW w:w="653" w:type="dxa"/>
            <w:tcBorders>
              <w:top w:val="single" w:sz="8" w:space="0" w:color="000000"/>
              <w:left w:val="single" w:sz="6"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40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35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w:t>
            </w:r>
          </w:p>
        </w:tc>
        <w:tc>
          <w:tcPr>
            <w:tcW w:w="653" w:type="dxa"/>
            <w:tcBorders>
              <w:top w:val="single" w:sz="6"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15</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165 (5%)</w:t>
            </w:r>
          </w:p>
        </w:tc>
      </w:tr>
      <w:tr w:rsidR="00E1084D">
        <w:tc>
          <w:tcPr>
            <w:tcW w:w="1078" w:type="dxa"/>
            <w:vMerge/>
            <w:tcBorders>
              <w:top w:val="single" w:sz="8" w:space="0" w:color="000000"/>
              <w:left w:val="single" w:sz="8" w:space="0" w:color="000000"/>
              <w:bottom w:val="single" w:sz="8" w:space="0" w:color="000000"/>
            </w:tcBorders>
            <w:vAlign w:val="center"/>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 xml:space="preserve">Vicente </w:t>
            </w:r>
            <w:proofErr w:type="spellStart"/>
            <w:r>
              <w:t>Burchard</w:t>
            </w:r>
            <w:proofErr w:type="spellEnd"/>
          </w:p>
        </w:tc>
        <w:tc>
          <w:tcPr>
            <w:tcW w:w="653" w:type="dxa"/>
            <w:tcBorders>
              <w:top w:val="single" w:sz="8" w:space="0" w:color="000000"/>
              <w:left w:val="single" w:sz="6"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190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1205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350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55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190</w:t>
            </w:r>
          </w:p>
        </w:tc>
        <w:tc>
          <w:tcPr>
            <w:tcW w:w="653" w:type="dxa"/>
            <w:tcBorders>
              <w:top w:val="single" w:sz="6"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450</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15</w:t>
            </w:r>
          </w:p>
        </w:tc>
        <w:tc>
          <w:tcPr>
            <w:tcW w:w="653" w:type="dxa"/>
            <w:tcBorders>
              <w:top w:val="single" w:sz="8" w:space="0" w:color="000000"/>
              <w:left w:val="single" w:sz="8" w:space="0" w:color="000000"/>
              <w:bottom w:val="single" w:sz="6" w:space="0" w:color="000000"/>
              <w:right w:val="single" w:sz="6" w:space="0" w:color="000000"/>
            </w:tcBorders>
            <w:shd w:val="clear" w:color="auto" w:fill="FFFFFF"/>
          </w:tcPr>
          <w:p w:rsidR="00E1084D" w:rsidRDefault="007E6C47">
            <w:pPr>
              <w:widowControl w:val="0"/>
              <w:suppressLineNumbers/>
              <w:spacing w:line="240" w:lineRule="auto"/>
              <w:jc w:val="right"/>
              <w:textAlignment w:val="center"/>
            </w:pPr>
            <w:r>
              <w:t>15</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2470 (75%)</w:t>
            </w:r>
          </w:p>
        </w:tc>
      </w:tr>
      <w:tr w:rsidR="00E1084D">
        <w:tc>
          <w:tcPr>
            <w:tcW w:w="1078" w:type="dxa"/>
            <w:vMerge w:val="restart"/>
            <w:tcBorders>
              <w:top w:val="single" w:sz="8" w:space="0" w:color="000000"/>
              <w:left w:val="single" w:sz="8" w:space="0" w:color="000000"/>
              <w:bottom w:val="single" w:sz="8" w:space="0" w:color="000000"/>
            </w:tcBorders>
            <w:vAlign w:val="center"/>
          </w:tcPr>
          <w:p w:rsidR="00E1084D" w:rsidRDefault="007E6C47">
            <w:pPr>
              <w:widowControl w:val="0"/>
              <w:suppressLineNumbers/>
              <w:spacing w:line="240" w:lineRule="auto"/>
              <w:textAlignment w:val="center"/>
            </w:pPr>
            <w:r>
              <w:t>DHI</w:t>
            </w: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proofErr w:type="spellStart"/>
            <w:r>
              <w:t>Radoslaw</w:t>
            </w:r>
            <w:proofErr w:type="spellEnd"/>
            <w:r>
              <w:t xml:space="preserve"> </w:t>
            </w:r>
            <w:proofErr w:type="spellStart"/>
            <w:r>
              <w:t>Guzinski</w:t>
            </w:r>
            <w:proofErr w:type="spellEnd"/>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70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100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435 (13 %)</w:t>
            </w:r>
          </w:p>
        </w:tc>
      </w:tr>
      <w:tr w:rsidR="00E1084D">
        <w:tc>
          <w:tcPr>
            <w:tcW w:w="1078" w:type="dxa"/>
            <w:vMerge/>
            <w:tcBorders>
              <w:top w:val="single" w:sz="8" w:space="0" w:color="000000"/>
              <w:left w:val="single" w:sz="8" w:space="0" w:color="000000"/>
              <w:bottom w:val="single" w:sz="8" w:space="0" w:color="000000"/>
            </w:tcBorders>
            <w:vAlign w:val="center"/>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 xml:space="preserve">Cécile </w:t>
            </w:r>
            <w:proofErr w:type="spellStart"/>
            <w:r>
              <w:t>Kittel</w:t>
            </w:r>
            <w:proofErr w:type="spellEnd"/>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52</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80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172 (5%)</w:t>
            </w:r>
          </w:p>
        </w:tc>
      </w:tr>
      <w:tr w:rsidR="00E1084D">
        <w:tc>
          <w:tcPr>
            <w:tcW w:w="1078" w:type="dxa"/>
            <w:vMerge/>
            <w:tcBorders>
              <w:top w:val="single" w:sz="8" w:space="0" w:color="000000"/>
              <w:left w:val="single" w:sz="8" w:space="0" w:color="000000"/>
              <w:bottom w:val="single" w:sz="8" w:space="0" w:color="000000"/>
            </w:tcBorders>
            <w:vAlign w:val="center"/>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 xml:space="preserve">Michael </w:t>
            </w:r>
            <w:proofErr w:type="spellStart"/>
            <w:r>
              <w:t>Munk</w:t>
            </w:r>
            <w:proofErr w:type="spellEnd"/>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100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0</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150 (5%)</w:t>
            </w:r>
          </w:p>
        </w:tc>
      </w:tr>
      <w:tr w:rsidR="00E1084D">
        <w:tc>
          <w:tcPr>
            <w:tcW w:w="1078" w:type="dxa"/>
            <w:vMerge w:val="restart"/>
            <w:tcBorders>
              <w:top w:val="single" w:sz="8" w:space="0" w:color="000000"/>
              <w:left w:val="single" w:sz="8" w:space="0" w:color="000000"/>
              <w:bottom w:val="single" w:sz="8" w:space="0" w:color="000000"/>
            </w:tcBorders>
            <w:vAlign w:val="center"/>
          </w:tcPr>
          <w:p w:rsidR="00E1084D" w:rsidRDefault="007E6C47">
            <w:pPr>
              <w:widowControl w:val="0"/>
              <w:suppressLineNumbers/>
              <w:spacing w:line="240" w:lineRule="auto"/>
              <w:textAlignment w:val="center"/>
            </w:pPr>
            <w:proofErr w:type="spellStart"/>
            <w:r>
              <w:t>UoL</w:t>
            </w:r>
            <w:proofErr w:type="spellEnd"/>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Darren Ghent</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42 (1.3%)</w:t>
            </w:r>
          </w:p>
        </w:tc>
      </w:tr>
      <w:tr w:rsidR="00E1084D">
        <w:tc>
          <w:tcPr>
            <w:tcW w:w="1078" w:type="dxa"/>
            <w:vMerge/>
            <w:tcBorders>
              <w:top w:val="single" w:sz="8" w:space="0" w:color="000000"/>
              <w:left w:val="single" w:sz="8" w:space="0" w:color="000000"/>
              <w:bottom w:val="single" w:sz="8" w:space="0" w:color="000000"/>
            </w:tcBorders>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Mike Perry</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140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80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120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24</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21</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9</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w:t>
            </w:r>
          </w:p>
        </w:tc>
        <w:tc>
          <w:tcPr>
            <w:tcW w:w="100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453 (13.7%)</w:t>
            </w:r>
          </w:p>
        </w:tc>
      </w:tr>
      <w:tr w:rsidR="00E1084D">
        <w:tc>
          <w:tcPr>
            <w:tcW w:w="1078" w:type="dxa"/>
            <w:tcBorders>
              <w:top w:val="single" w:sz="8" w:space="0" w:color="000000"/>
              <w:left w:val="single" w:sz="8" w:space="0" w:color="000000"/>
              <w:bottom w:val="single" w:sz="8" w:space="0" w:color="000000"/>
            </w:tcBorders>
          </w:tcPr>
          <w:p w:rsidR="00E1084D" w:rsidRDefault="00E1084D">
            <w:pPr>
              <w:widowControl w:val="0"/>
              <w:suppressLineNumbers/>
              <w:spacing w:line="240" w:lineRule="auto"/>
              <w:textAlignment w:val="center"/>
            </w:pPr>
          </w:p>
        </w:tc>
        <w:tc>
          <w:tcPr>
            <w:tcW w:w="130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textAlignment w:val="center"/>
            </w:pPr>
            <w:r>
              <w:t>TOTAL</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309</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1602</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295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478</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200</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133</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365</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579</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163</w:t>
            </w:r>
          </w:p>
        </w:tc>
        <w:tc>
          <w:tcPr>
            <w:tcW w:w="653" w:type="dxa"/>
            <w:tcBorders>
              <w:top w:val="single" w:sz="8" w:space="0" w:color="000000"/>
              <w:left w:val="single" w:sz="8" w:space="0" w:color="000000"/>
              <w:bottom w:val="single" w:sz="8" w:space="0" w:color="000000"/>
              <w:right w:val="single" w:sz="8" w:space="0" w:color="000000"/>
            </w:tcBorders>
          </w:tcPr>
          <w:p w:rsidR="00E1084D" w:rsidRDefault="007E6C47">
            <w:pPr>
              <w:widowControl w:val="0"/>
              <w:suppressLineNumbers/>
              <w:spacing w:line="240" w:lineRule="auto"/>
              <w:jc w:val="right"/>
              <w:textAlignment w:val="center"/>
            </w:pPr>
            <w:r>
              <w:t>92</w:t>
            </w:r>
          </w:p>
        </w:tc>
        <w:tc>
          <w:tcPr>
            <w:tcW w:w="100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uppressLineNumbers/>
              <w:spacing w:line="240" w:lineRule="auto"/>
              <w:jc w:val="right"/>
              <w:textAlignment w:val="center"/>
            </w:pPr>
          </w:p>
        </w:tc>
      </w:tr>
    </w:tbl>
    <w:p w:rsidR="00E1084D" w:rsidRDefault="007E6C47" w:rsidP="001B2426">
      <w:pPr>
        <w:pStyle w:val="Ttulo1"/>
        <w:numPr>
          <w:ilvl w:val="0"/>
          <w:numId w:val="29"/>
        </w:numPr>
        <w:rPr>
          <w:rFonts w:eastAsia="Calibri"/>
          <w:lang w:val="en-US"/>
        </w:rPr>
        <w:pPrChange w:id="58" w:author="Pilar Martin" w:date="2022-11-30T11:50:00Z">
          <w:pPr>
            <w:pStyle w:val="Ttulo1"/>
            <w:numPr>
              <w:numId w:val="57"/>
            </w:numPr>
            <w:tabs>
              <w:tab w:val="clear" w:pos="0"/>
              <w:tab w:val="num" w:pos="360"/>
            </w:tabs>
          </w:pPr>
        </w:pPrChange>
      </w:pPr>
      <w:r>
        <w:rPr>
          <w:rFonts w:ascii="TimesNewRomanPSMT" w:eastAsia="Calibri" w:hAnsi="TimesNewRomanPSMT" w:cs="TimesNewRomanPSMT"/>
          <w:lang w:val="en-US"/>
        </w:rPr>
        <w:t>P</w:t>
      </w:r>
      <w:r>
        <w:rPr>
          <w:rFonts w:eastAsia="Calibri"/>
          <w:lang w:val="en-US"/>
        </w:rPr>
        <w:t>roject schedule</w:t>
      </w:r>
    </w:p>
    <w:p w:rsidR="00E1084D" w:rsidRDefault="007E6C47">
      <w:pPr>
        <w:tabs>
          <w:tab w:val="left" w:pos="2693"/>
        </w:tabs>
        <w:spacing w:before="120" w:after="200"/>
        <w:jc w:val="both"/>
      </w:pPr>
      <w:r>
        <w:t>The prepared Gantt chart for managing the project activities (</w:t>
      </w:r>
      <w:r>
        <w:fldChar w:fldCharType="begin"/>
      </w:r>
      <w:r>
        <w:instrText xml:space="preserve"> REF Ref_Figure2_label_and_number \h </w:instrText>
      </w:r>
      <w:r>
        <w:fldChar w:fldCharType="separate"/>
      </w:r>
      <w:r>
        <w:t>Figure 3</w:t>
      </w:r>
      <w:r>
        <w:fldChar w:fldCharType="end"/>
      </w:r>
      <w:r>
        <w:t xml:space="preserve">) summarizes the project schedule in terms of time spans for the proposed work packages, completion dates of necessary deliverables as well as dates of proposed meetings.  </w:t>
      </w:r>
    </w:p>
    <w:p w:rsidR="00E1084D" w:rsidRDefault="007E6C47">
      <w:pPr>
        <w:tabs>
          <w:tab w:val="left" w:pos="2693"/>
        </w:tabs>
        <w:spacing w:before="120" w:after="200"/>
        <w:jc w:val="both"/>
        <w:rPr>
          <w:highlight w:val="yellow"/>
        </w:rPr>
      </w:pPr>
      <w:r>
        <w:t>As part of the first project management tasks the prepared Gantt will be implemented in the Project Management Plan (PMP), and hereafter updated throughout the project lifetime in response to the Bi-monthly Progress Reports or as needed.</w:t>
      </w:r>
      <w:r>
        <w:rPr>
          <w:highlight w:val="yellow"/>
        </w:rPr>
        <w:t xml:space="preserve"> </w:t>
      </w:r>
    </w:p>
    <w:p w:rsidR="00E1084D" w:rsidRDefault="00E1084D">
      <w:pPr>
        <w:keepNext/>
        <w:tabs>
          <w:tab w:val="left" w:pos="2693"/>
        </w:tabs>
        <w:spacing w:before="120" w:after="200"/>
        <w:jc w:val="both"/>
      </w:pPr>
    </w:p>
    <w:p w:rsidR="00E1084D" w:rsidRDefault="00E1084D">
      <w:pPr>
        <w:pStyle w:val="Epgrafe"/>
        <w:jc w:val="both"/>
        <w:sectPr w:rsidR="00E1084D">
          <w:headerReference w:type="default" r:id="rId22"/>
          <w:footerReference w:type="default" r:id="rId23"/>
          <w:pgSz w:w="11906" w:h="16838"/>
          <w:pgMar w:top="1701" w:right="765" w:bottom="1134" w:left="1134" w:header="567" w:footer="397" w:gutter="0"/>
          <w:cols w:space="720"/>
          <w:formProt w:val="0"/>
          <w:docGrid w:linePitch="312" w:charSpace="1638"/>
        </w:sectPr>
      </w:pPr>
    </w:p>
    <w:p w:rsidR="00E1084D" w:rsidRDefault="007E6C47">
      <w:pPr>
        <w:pStyle w:val="Epgrafe"/>
        <w:jc w:val="both"/>
      </w:pPr>
      <w:bookmarkStart w:id="59" w:name="_Ref432180716"/>
      <w:bookmarkStart w:id="60" w:name="Ref_Figure2_label_and_number"/>
      <w:r>
        <w:lastRenderedPageBreak/>
        <w:t>Figure</w:t>
      </w:r>
      <w:bookmarkEnd w:id="59"/>
      <w:r>
        <w:t xml:space="preserve"> </w:t>
      </w:r>
      <w:r>
        <w:fldChar w:fldCharType="begin"/>
      </w:r>
      <w:r>
        <w:instrText xml:space="preserve"> SEQ Figure \* ARABIC </w:instrText>
      </w:r>
      <w:r>
        <w:fldChar w:fldCharType="separate"/>
      </w:r>
      <w:r>
        <w:t>3</w:t>
      </w:r>
      <w:r>
        <w:fldChar w:fldCharType="end"/>
      </w:r>
      <w:bookmarkEnd w:id="60"/>
      <w:r>
        <w:t xml:space="preserve">: Gantt chart showing the project master schedule. Each </w:t>
      </w:r>
      <w:proofErr w:type="spellStart"/>
      <w:r>
        <w:t>color</w:t>
      </w:r>
      <w:proofErr w:type="spellEnd"/>
      <w:r>
        <w:t xml:space="preserve"> in the chart </w:t>
      </w:r>
      <w:del w:id="61" w:author="Pilar Martin" w:date="2022-11-30T11:35:00Z">
        <w:r w:rsidDel="003E354C">
          <w:delText>represent</w:delText>
        </w:r>
      </w:del>
      <w:ins w:id="62" w:author="Pilar Martin" w:date="2022-11-30T11:35:00Z">
        <w:r w:rsidR="003E354C">
          <w:t>represents</w:t>
        </w:r>
      </w:ins>
      <w:r>
        <w:t xml:space="preserve"> the work</w:t>
      </w:r>
      <w:ins w:id="63" w:author="Pilar Martin" w:date="2022-11-30T11:35:00Z">
        <w:r w:rsidR="0064424A">
          <w:t xml:space="preserve"> </w:t>
        </w:r>
      </w:ins>
      <w:r>
        <w:t xml:space="preserve">package leader: Grey, AECSIC; Blue, DHI; Red, </w:t>
      </w:r>
      <w:proofErr w:type="spellStart"/>
      <w:r>
        <w:t>UoL</w:t>
      </w:r>
      <w:proofErr w:type="spellEnd"/>
    </w:p>
    <w:tbl>
      <w:tblPr>
        <w:tblW w:w="14370" w:type="dxa"/>
        <w:tblInd w:w="310" w:type="dxa"/>
        <w:tblLayout w:type="fixed"/>
        <w:tblCellMar>
          <w:top w:w="100" w:type="dxa"/>
          <w:left w:w="100" w:type="dxa"/>
          <w:bottom w:w="100" w:type="dxa"/>
          <w:right w:w="100" w:type="dxa"/>
        </w:tblCellMar>
        <w:tblLook w:val="04A0" w:firstRow="1" w:lastRow="0" w:firstColumn="1" w:lastColumn="0" w:noHBand="0" w:noVBand="1"/>
      </w:tblPr>
      <w:tblGrid>
        <w:gridCol w:w="1409"/>
        <w:gridCol w:w="541"/>
        <w:gridCol w:w="540"/>
        <w:gridCol w:w="540"/>
        <w:gridCol w:w="540"/>
        <w:gridCol w:w="541"/>
        <w:gridCol w:w="540"/>
        <w:gridCol w:w="540"/>
        <w:gridCol w:w="541"/>
        <w:gridCol w:w="540"/>
        <w:gridCol w:w="540"/>
        <w:gridCol w:w="541"/>
        <w:gridCol w:w="540"/>
        <w:gridCol w:w="540"/>
        <w:gridCol w:w="541"/>
        <w:gridCol w:w="540"/>
        <w:gridCol w:w="540"/>
        <w:gridCol w:w="541"/>
        <w:gridCol w:w="534"/>
        <w:gridCol w:w="546"/>
        <w:gridCol w:w="540"/>
        <w:gridCol w:w="541"/>
        <w:gridCol w:w="540"/>
        <w:gridCol w:w="540"/>
        <w:gridCol w:w="534"/>
      </w:tblGrid>
      <w:tr w:rsidR="00E1084D">
        <w:trPr>
          <w:trHeight w:val="380"/>
        </w:trPr>
        <w:tc>
          <w:tcPr>
            <w:tcW w:w="1409"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rPr>
                <w:sz w:val="16"/>
                <w:szCs w:val="16"/>
              </w:rPr>
            </w:pPr>
          </w:p>
        </w:tc>
        <w:tc>
          <w:tcPr>
            <w:tcW w:w="9720" w:type="dxa"/>
            <w:gridSpan w:val="18"/>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Phase A</w:t>
            </w:r>
          </w:p>
        </w:tc>
        <w:tc>
          <w:tcPr>
            <w:tcW w:w="3241" w:type="dxa"/>
            <w:gridSpan w:val="6"/>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Phase B</w:t>
            </w: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Year</w:t>
            </w:r>
          </w:p>
        </w:tc>
        <w:tc>
          <w:tcPr>
            <w:tcW w:w="54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‘22</w:t>
            </w:r>
          </w:p>
        </w:tc>
        <w:tc>
          <w:tcPr>
            <w:tcW w:w="6483" w:type="dxa"/>
            <w:gridSpan w:val="12"/>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‘23</w:t>
            </w:r>
          </w:p>
        </w:tc>
        <w:tc>
          <w:tcPr>
            <w:tcW w:w="5937" w:type="dxa"/>
            <w:gridSpan w:val="11"/>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‘24</w:t>
            </w:r>
          </w:p>
        </w:tc>
      </w:tr>
      <w:tr w:rsidR="00E1084D">
        <w:tc>
          <w:tcPr>
            <w:tcW w:w="1409" w:type="dxa"/>
            <w:tcBorders>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Month</w:t>
            </w:r>
          </w:p>
          <w:p w:rsidR="00E1084D" w:rsidRDefault="007E6C47">
            <w:pPr>
              <w:widowControl w:val="0"/>
              <w:spacing w:line="240" w:lineRule="auto"/>
              <w:rPr>
                <w:sz w:val="16"/>
                <w:szCs w:val="16"/>
              </w:rPr>
            </w:pPr>
            <w:r>
              <w:rPr>
                <w:sz w:val="16"/>
                <w:szCs w:val="16"/>
              </w:rPr>
              <w:t>Milestone (MS)</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Dec</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Feb</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Mar</w:t>
            </w:r>
          </w:p>
          <w:p w:rsidR="00E1084D" w:rsidRDefault="007E6C47">
            <w:pPr>
              <w:widowControl w:val="0"/>
              <w:spacing w:line="240" w:lineRule="auto"/>
              <w:jc w:val="center"/>
              <w:rPr>
                <w:sz w:val="16"/>
                <w:szCs w:val="16"/>
              </w:rPr>
            </w:pPr>
            <w:r>
              <w:rPr>
                <w:sz w:val="16"/>
                <w:szCs w:val="16"/>
              </w:rPr>
              <w:t>MS1</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Apr</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May</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Jun</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Jul</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Ago</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Sep</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Oct</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Nov</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Dec</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Jan</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Feb</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Mar</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Apr</w:t>
            </w:r>
          </w:p>
        </w:tc>
        <w:tc>
          <w:tcPr>
            <w:tcW w:w="534"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May</w:t>
            </w:r>
          </w:p>
          <w:p w:rsidR="00E1084D" w:rsidRDefault="007E6C47">
            <w:pPr>
              <w:widowControl w:val="0"/>
              <w:spacing w:line="240" w:lineRule="auto"/>
              <w:jc w:val="center"/>
              <w:rPr>
                <w:sz w:val="16"/>
                <w:szCs w:val="16"/>
              </w:rPr>
            </w:pPr>
            <w:r>
              <w:rPr>
                <w:sz w:val="16"/>
                <w:szCs w:val="16"/>
              </w:rPr>
              <w:t>MS2</w:t>
            </w:r>
          </w:p>
        </w:tc>
        <w:tc>
          <w:tcPr>
            <w:tcW w:w="546"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Jun</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Jul</w:t>
            </w:r>
          </w:p>
        </w:tc>
        <w:tc>
          <w:tcPr>
            <w:tcW w:w="541"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Ago</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Sep</w:t>
            </w:r>
          </w:p>
        </w:tc>
        <w:tc>
          <w:tcPr>
            <w:tcW w:w="540"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Oct</w:t>
            </w:r>
          </w:p>
          <w:p w:rsidR="00E1084D" w:rsidRDefault="007E6C47">
            <w:pPr>
              <w:widowControl w:val="0"/>
              <w:spacing w:line="240" w:lineRule="auto"/>
              <w:jc w:val="center"/>
              <w:rPr>
                <w:sz w:val="16"/>
                <w:szCs w:val="16"/>
              </w:rPr>
            </w:pPr>
            <w:r>
              <w:rPr>
                <w:sz w:val="16"/>
                <w:szCs w:val="16"/>
              </w:rPr>
              <w:t>MS3</w:t>
            </w:r>
          </w:p>
        </w:tc>
        <w:tc>
          <w:tcPr>
            <w:tcW w:w="534" w:type="dxa"/>
            <w:tcBorders>
              <w:left w:val="single" w:sz="8" w:space="0" w:color="000000"/>
              <w:bottom w:val="single" w:sz="8" w:space="0" w:color="000000"/>
              <w:right w:val="single" w:sz="8" w:space="0" w:color="000000"/>
            </w:tcBorders>
          </w:tcPr>
          <w:p w:rsidR="00E1084D" w:rsidRDefault="007E6C47">
            <w:pPr>
              <w:widowControl w:val="0"/>
              <w:spacing w:line="240" w:lineRule="auto"/>
              <w:jc w:val="center"/>
              <w:rPr>
                <w:sz w:val="16"/>
                <w:szCs w:val="16"/>
              </w:rPr>
            </w:pPr>
            <w:r>
              <w:rPr>
                <w:sz w:val="16"/>
                <w:szCs w:val="16"/>
              </w:rPr>
              <w:t>Nov</w:t>
            </w:r>
          </w:p>
          <w:p w:rsidR="00E1084D" w:rsidRDefault="007E6C47">
            <w:pPr>
              <w:widowControl w:val="0"/>
              <w:spacing w:line="240" w:lineRule="auto"/>
              <w:jc w:val="center"/>
              <w:rPr>
                <w:sz w:val="16"/>
                <w:szCs w:val="16"/>
              </w:rPr>
            </w:pPr>
            <w:r>
              <w:rPr>
                <w:sz w:val="16"/>
                <w:szCs w:val="16"/>
              </w:rPr>
              <w:t>MS4</w:t>
            </w: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1</w:t>
            </w: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2</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D03</w:t>
            </w:r>
          </w:p>
          <w:p w:rsidR="00E1084D" w:rsidRDefault="007E6C47">
            <w:pPr>
              <w:widowControl w:val="0"/>
              <w:spacing w:line="240" w:lineRule="auto"/>
              <w:jc w:val="center"/>
              <w:rPr>
                <w:b/>
                <w:sz w:val="16"/>
                <w:szCs w:val="16"/>
              </w:rPr>
            </w:pPr>
            <w:r>
              <w:rPr>
                <w:b/>
                <w:sz w:val="16"/>
                <w:szCs w:val="16"/>
              </w:rPr>
              <w:t>D06</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D06</w:t>
            </w:r>
          </w:p>
          <w:p w:rsidR="00E1084D" w:rsidRDefault="007E6C47">
            <w:pPr>
              <w:widowControl w:val="0"/>
              <w:spacing w:line="240" w:lineRule="auto"/>
              <w:jc w:val="center"/>
              <w:rPr>
                <w:b/>
                <w:sz w:val="16"/>
                <w:szCs w:val="16"/>
              </w:rPr>
            </w:pPr>
            <w:r>
              <w:rPr>
                <w:b/>
                <w:sz w:val="16"/>
                <w:szCs w:val="16"/>
              </w:rPr>
              <w:t>D07</w:t>
            </w: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3A</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D08</w:t>
            </w: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4A</w:t>
            </w: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7E6C47">
            <w:pPr>
              <w:widowControl w:val="0"/>
              <w:spacing w:line="240" w:lineRule="auto"/>
              <w:jc w:val="center"/>
              <w:rPr>
                <w:b/>
                <w:sz w:val="16"/>
                <w:szCs w:val="16"/>
              </w:rPr>
            </w:pPr>
            <w:r>
              <w:rPr>
                <w:b/>
                <w:sz w:val="16"/>
                <w:szCs w:val="16"/>
              </w:rPr>
              <w:t>D04</w:t>
            </w: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5A</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D01</w:t>
            </w: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D02</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D17</w:t>
            </w: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D10</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E1084D">
            <w:pPr>
              <w:widowControl w:val="0"/>
              <w:spacing w:line="240" w:lineRule="auto"/>
              <w:jc w:val="center"/>
              <w:rPr>
                <w:b/>
                <w:sz w:val="16"/>
                <w:szCs w:val="16"/>
              </w:rPr>
            </w:pP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6A</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D15</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6"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3B</w:t>
            </w: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6"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c>
          <w:tcPr>
            <w:tcW w:w="541"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c>
          <w:tcPr>
            <w:tcW w:w="540"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p w:rsidR="00E1084D" w:rsidRDefault="007E6C47">
            <w:pPr>
              <w:widowControl w:val="0"/>
              <w:spacing w:line="240" w:lineRule="auto"/>
              <w:jc w:val="center"/>
              <w:rPr>
                <w:b/>
                <w:sz w:val="16"/>
                <w:szCs w:val="16"/>
              </w:rPr>
            </w:pPr>
            <w:r>
              <w:rPr>
                <w:b/>
                <w:sz w:val="16"/>
                <w:szCs w:val="16"/>
              </w:rPr>
              <w:t>D06</w:t>
            </w:r>
          </w:p>
          <w:p w:rsidR="00E1084D" w:rsidRDefault="007E6C47">
            <w:pPr>
              <w:widowControl w:val="0"/>
              <w:spacing w:line="240" w:lineRule="auto"/>
              <w:jc w:val="center"/>
              <w:rPr>
                <w:b/>
                <w:sz w:val="16"/>
                <w:szCs w:val="16"/>
              </w:rPr>
            </w:pPr>
            <w:r>
              <w:rPr>
                <w:b/>
                <w:sz w:val="16"/>
                <w:szCs w:val="16"/>
              </w:rPr>
              <w:t>D08</w:t>
            </w:r>
          </w:p>
          <w:p w:rsidR="00E1084D" w:rsidRDefault="007E6C47">
            <w:pPr>
              <w:widowControl w:val="0"/>
              <w:spacing w:line="240" w:lineRule="auto"/>
              <w:jc w:val="center"/>
              <w:rPr>
                <w:b/>
                <w:sz w:val="16"/>
                <w:szCs w:val="16"/>
              </w:rPr>
            </w:pPr>
            <w:r>
              <w:rPr>
                <w:b/>
                <w:sz w:val="16"/>
                <w:szCs w:val="16"/>
              </w:rPr>
              <w:t>D09</w:t>
            </w:r>
          </w:p>
          <w:p w:rsidR="00E1084D" w:rsidRDefault="007E6C47">
            <w:pPr>
              <w:widowControl w:val="0"/>
              <w:spacing w:line="240" w:lineRule="auto"/>
              <w:jc w:val="center"/>
              <w:rPr>
                <w:b/>
                <w:sz w:val="16"/>
                <w:szCs w:val="16"/>
              </w:rPr>
            </w:pPr>
            <w:r>
              <w:rPr>
                <w:b/>
                <w:sz w:val="16"/>
                <w:szCs w:val="16"/>
              </w:rPr>
              <w:t>D16</w:t>
            </w:r>
          </w:p>
        </w:tc>
        <w:tc>
          <w:tcPr>
            <w:tcW w:w="534" w:type="dxa"/>
            <w:tcBorders>
              <w:top w:val="single" w:sz="8" w:space="0" w:color="000000"/>
              <w:left w:val="single" w:sz="8" w:space="0" w:color="000000"/>
              <w:bottom w:val="single" w:sz="8" w:space="0" w:color="000000"/>
              <w:right w:val="single" w:sz="8" w:space="0" w:color="000000"/>
            </w:tcBorders>
            <w:shd w:val="clear" w:color="auto" w:fill="0563C1"/>
          </w:tcPr>
          <w:p w:rsidR="00E1084D" w:rsidRDefault="007E6C47">
            <w:pPr>
              <w:widowControl w:val="0"/>
              <w:spacing w:line="240" w:lineRule="auto"/>
              <w:jc w:val="center"/>
              <w:rPr>
                <w:b/>
                <w:sz w:val="16"/>
                <w:szCs w:val="16"/>
              </w:rPr>
            </w:pPr>
            <w:r>
              <w:rPr>
                <w:b/>
                <w:sz w:val="16"/>
                <w:szCs w:val="16"/>
              </w:rPr>
              <w:t>D05</w:t>
            </w: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4B</w:t>
            </w: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c>
          <w:tcPr>
            <w:tcW w:w="546"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1"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E1084D">
            <w:pPr>
              <w:widowControl w:val="0"/>
              <w:spacing w:line="240" w:lineRule="auto"/>
              <w:jc w:val="center"/>
              <w:rPr>
                <w:b/>
                <w:sz w:val="16"/>
                <w:szCs w:val="16"/>
              </w:rPr>
            </w:pPr>
          </w:p>
        </w:tc>
        <w:tc>
          <w:tcPr>
            <w:tcW w:w="540" w:type="dxa"/>
            <w:tcBorders>
              <w:top w:val="single" w:sz="8" w:space="0" w:color="000000"/>
              <w:left w:val="single" w:sz="8" w:space="0" w:color="000000"/>
              <w:bottom w:val="single" w:sz="8" w:space="0" w:color="000000"/>
              <w:right w:val="single" w:sz="8" w:space="0" w:color="000000"/>
            </w:tcBorders>
            <w:shd w:val="clear" w:color="auto" w:fill="FF0000"/>
          </w:tcPr>
          <w:p w:rsidR="00E1084D" w:rsidRDefault="007E6C47">
            <w:pPr>
              <w:widowControl w:val="0"/>
              <w:spacing w:line="240" w:lineRule="auto"/>
              <w:jc w:val="center"/>
              <w:rPr>
                <w:b/>
                <w:sz w:val="16"/>
                <w:szCs w:val="16"/>
              </w:rPr>
            </w:pPr>
            <w:r>
              <w:rPr>
                <w:b/>
                <w:sz w:val="16"/>
                <w:szCs w:val="16"/>
              </w:rPr>
              <w:t>D11</w:t>
            </w:r>
          </w:p>
          <w:p w:rsidR="00E1084D" w:rsidRDefault="007E6C47">
            <w:pPr>
              <w:widowControl w:val="0"/>
              <w:spacing w:line="240" w:lineRule="auto"/>
              <w:jc w:val="center"/>
              <w:rPr>
                <w:b/>
                <w:sz w:val="16"/>
                <w:szCs w:val="16"/>
              </w:rPr>
            </w:pPr>
            <w:r>
              <w:rPr>
                <w:b/>
                <w:sz w:val="16"/>
                <w:szCs w:val="16"/>
              </w:rPr>
              <w:t>D18</w:t>
            </w: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rPr>
            </w:pPr>
          </w:p>
        </w:tc>
      </w:tr>
      <w:tr w:rsidR="00E1084D">
        <w:trPr>
          <w:trHeight w:val="345"/>
        </w:trPr>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5B</w:t>
            </w: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6"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shd w:val="clear" w:color="auto" w:fill="B7B7B7"/>
              </w:rPr>
            </w:pPr>
            <w:r>
              <w:rPr>
                <w:b/>
                <w:sz w:val="16"/>
                <w:szCs w:val="16"/>
                <w:shd w:val="clear" w:color="auto" w:fill="B7B7B7"/>
              </w:rPr>
              <w:t>D10</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shd w:val="clear" w:color="auto" w:fill="B7B7B7"/>
              </w:rPr>
            </w:pPr>
            <w:r>
              <w:rPr>
                <w:b/>
                <w:sz w:val="16"/>
                <w:szCs w:val="16"/>
                <w:shd w:val="clear" w:color="auto" w:fill="B7B7B7"/>
              </w:rPr>
              <w:t>D17</w:t>
            </w: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r>
      <w:tr w:rsidR="00E1084D">
        <w:tc>
          <w:tcPr>
            <w:tcW w:w="1409"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sz w:val="16"/>
                <w:szCs w:val="16"/>
              </w:rPr>
            </w:pPr>
            <w:r>
              <w:rPr>
                <w:sz w:val="16"/>
                <w:szCs w:val="16"/>
              </w:rPr>
              <w:t>WP 6B</w:t>
            </w: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1"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34" w:type="dxa"/>
            <w:tcBorders>
              <w:top w:val="single" w:sz="8" w:space="0" w:color="000000"/>
              <w:left w:val="single" w:sz="8" w:space="0" w:color="000000"/>
              <w:bottom w:val="single" w:sz="8" w:space="0" w:color="000000"/>
              <w:right w:val="single" w:sz="8" w:space="0" w:color="000000"/>
            </w:tcBorders>
          </w:tcPr>
          <w:p w:rsidR="00E1084D" w:rsidRDefault="00E1084D">
            <w:pPr>
              <w:widowControl w:val="0"/>
              <w:spacing w:line="240" w:lineRule="auto"/>
              <w:jc w:val="center"/>
              <w:rPr>
                <w:b/>
                <w:sz w:val="16"/>
                <w:szCs w:val="16"/>
                <w:shd w:val="clear" w:color="auto" w:fill="B7B7B7"/>
              </w:rPr>
            </w:pPr>
          </w:p>
        </w:tc>
        <w:tc>
          <w:tcPr>
            <w:tcW w:w="546"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1"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tc>
        <w:tc>
          <w:tcPr>
            <w:tcW w:w="540"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E1084D">
            <w:pPr>
              <w:widowControl w:val="0"/>
              <w:spacing w:line="240" w:lineRule="auto"/>
              <w:jc w:val="center"/>
              <w:rPr>
                <w:b/>
                <w:sz w:val="16"/>
                <w:szCs w:val="16"/>
                <w:shd w:val="clear" w:color="auto" w:fill="B7B7B7"/>
              </w:rPr>
            </w:pPr>
          </w:p>
        </w:tc>
        <w:tc>
          <w:tcPr>
            <w:tcW w:w="534" w:type="dxa"/>
            <w:tcBorders>
              <w:top w:val="single" w:sz="8" w:space="0" w:color="000000"/>
              <w:left w:val="single" w:sz="8" w:space="0" w:color="000000"/>
              <w:bottom w:val="single" w:sz="8" w:space="0" w:color="000000"/>
              <w:right w:val="single" w:sz="8" w:space="0" w:color="000000"/>
            </w:tcBorders>
            <w:shd w:val="clear" w:color="auto" w:fill="B7B7B7"/>
          </w:tcPr>
          <w:p w:rsidR="00E1084D" w:rsidRDefault="007E6C47">
            <w:pPr>
              <w:widowControl w:val="0"/>
              <w:spacing w:line="240" w:lineRule="auto"/>
              <w:jc w:val="center"/>
              <w:rPr>
                <w:b/>
                <w:sz w:val="16"/>
                <w:szCs w:val="16"/>
              </w:rPr>
            </w:pPr>
            <w:r>
              <w:rPr>
                <w:b/>
                <w:sz w:val="16"/>
                <w:szCs w:val="16"/>
              </w:rPr>
              <w:t>D12</w:t>
            </w:r>
          </w:p>
          <w:p w:rsidR="00E1084D" w:rsidRDefault="007E6C47">
            <w:pPr>
              <w:widowControl w:val="0"/>
              <w:spacing w:line="240" w:lineRule="auto"/>
              <w:jc w:val="center"/>
              <w:rPr>
                <w:b/>
                <w:sz w:val="16"/>
                <w:szCs w:val="16"/>
              </w:rPr>
            </w:pPr>
            <w:r>
              <w:rPr>
                <w:b/>
                <w:sz w:val="16"/>
                <w:szCs w:val="16"/>
              </w:rPr>
              <w:t>D13</w:t>
            </w:r>
          </w:p>
          <w:p w:rsidR="00E1084D" w:rsidRDefault="007E6C47">
            <w:pPr>
              <w:widowControl w:val="0"/>
              <w:spacing w:line="240" w:lineRule="auto"/>
              <w:jc w:val="center"/>
              <w:rPr>
                <w:b/>
                <w:sz w:val="16"/>
                <w:szCs w:val="16"/>
              </w:rPr>
            </w:pPr>
            <w:r>
              <w:rPr>
                <w:b/>
                <w:sz w:val="16"/>
                <w:szCs w:val="16"/>
              </w:rPr>
              <w:t>D19</w:t>
            </w:r>
          </w:p>
          <w:p w:rsidR="00E1084D" w:rsidRDefault="007E6C47">
            <w:pPr>
              <w:widowControl w:val="0"/>
              <w:spacing w:line="240" w:lineRule="auto"/>
              <w:jc w:val="center"/>
              <w:rPr>
                <w:b/>
                <w:sz w:val="16"/>
                <w:szCs w:val="16"/>
              </w:rPr>
            </w:pPr>
            <w:r>
              <w:rPr>
                <w:b/>
                <w:sz w:val="16"/>
                <w:szCs w:val="16"/>
              </w:rPr>
              <w:t>D20</w:t>
            </w:r>
          </w:p>
          <w:p w:rsidR="00E1084D" w:rsidRDefault="007E6C47">
            <w:pPr>
              <w:widowControl w:val="0"/>
              <w:spacing w:line="240" w:lineRule="auto"/>
              <w:jc w:val="center"/>
              <w:rPr>
                <w:b/>
                <w:sz w:val="16"/>
                <w:szCs w:val="16"/>
              </w:rPr>
            </w:pPr>
            <w:r>
              <w:rPr>
                <w:b/>
                <w:sz w:val="16"/>
                <w:szCs w:val="16"/>
              </w:rPr>
              <w:t>D21</w:t>
            </w:r>
          </w:p>
          <w:p w:rsidR="00E1084D" w:rsidRDefault="007E6C47">
            <w:pPr>
              <w:widowControl w:val="0"/>
              <w:spacing w:line="240" w:lineRule="auto"/>
              <w:jc w:val="center"/>
              <w:rPr>
                <w:b/>
                <w:sz w:val="16"/>
                <w:szCs w:val="16"/>
              </w:rPr>
            </w:pPr>
            <w:r>
              <w:rPr>
                <w:b/>
                <w:sz w:val="16"/>
                <w:szCs w:val="16"/>
              </w:rPr>
              <w:t>D22</w:t>
            </w:r>
          </w:p>
        </w:tc>
      </w:tr>
    </w:tbl>
    <w:p w:rsidR="00E1084D" w:rsidRDefault="00E1084D">
      <w:pPr>
        <w:sectPr w:rsidR="00E1084D">
          <w:headerReference w:type="default" r:id="rId24"/>
          <w:footerReference w:type="default" r:id="rId25"/>
          <w:pgSz w:w="16838" w:h="11906" w:orient="landscape"/>
          <w:pgMar w:top="1134" w:right="1134" w:bottom="1134" w:left="1134" w:header="0" w:footer="0" w:gutter="0"/>
          <w:cols w:space="720"/>
          <w:formProt w:val="0"/>
        </w:sectPr>
      </w:pPr>
    </w:p>
    <w:p w:rsidR="00E1084D" w:rsidRDefault="007E6C47">
      <w:pPr>
        <w:pStyle w:val="Epgrafe"/>
        <w:keepNext/>
        <w:ind w:firstLine="0"/>
      </w:pPr>
      <w:bookmarkStart w:id="64" w:name="_Ref484693699"/>
      <w:commentRangeStart w:id="65"/>
      <w:r>
        <w:lastRenderedPageBreak/>
        <w:t xml:space="preserve">Table </w:t>
      </w:r>
      <w:r>
        <w:fldChar w:fldCharType="begin"/>
      </w:r>
      <w:r>
        <w:instrText xml:space="preserve"> SEQ Table \* ARABIC </w:instrText>
      </w:r>
      <w:r>
        <w:fldChar w:fldCharType="separate"/>
      </w:r>
      <w:r>
        <w:t>3</w:t>
      </w:r>
      <w:r>
        <w:fldChar w:fldCharType="end"/>
      </w:r>
      <w:bookmarkEnd w:id="64"/>
      <w:r>
        <w:t xml:space="preserve">: </w:t>
      </w:r>
      <w:commentRangeEnd w:id="65"/>
      <w:r w:rsidR="0064424A">
        <w:rPr>
          <w:rStyle w:val="Refdecomentario"/>
          <w:color w:val="auto"/>
        </w:rPr>
        <w:commentReference w:id="65"/>
      </w:r>
      <w:r>
        <w:t xml:space="preserve">Full meeting and travel plan for EOMAJI with stated purpose and deliverable review schedule indicated. </w:t>
      </w:r>
    </w:p>
    <w:tbl>
      <w:tblPr>
        <w:tblW w:w="8593" w:type="dxa"/>
        <w:jc w:val="center"/>
        <w:tblLayout w:type="fixed"/>
        <w:tblCellMar>
          <w:top w:w="55" w:type="dxa"/>
          <w:left w:w="55" w:type="dxa"/>
          <w:bottom w:w="55" w:type="dxa"/>
          <w:right w:w="55" w:type="dxa"/>
        </w:tblCellMar>
        <w:tblLook w:val="0000" w:firstRow="0" w:lastRow="0" w:firstColumn="0" w:lastColumn="0" w:noHBand="0" w:noVBand="0"/>
      </w:tblPr>
      <w:tblGrid>
        <w:gridCol w:w="750"/>
        <w:gridCol w:w="709"/>
        <w:gridCol w:w="3706"/>
        <w:gridCol w:w="1711"/>
        <w:gridCol w:w="1717"/>
      </w:tblGrid>
      <w:tr w:rsidR="00E1084D">
        <w:trPr>
          <w:trHeight w:val="220"/>
          <w:jc w:val="center"/>
        </w:trPr>
        <w:tc>
          <w:tcPr>
            <w:tcW w:w="750" w:type="dxa"/>
            <w:tcBorders>
              <w:top w:val="single" w:sz="4" w:space="0" w:color="000000"/>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Name</w:t>
            </w:r>
          </w:p>
        </w:tc>
        <w:tc>
          <w:tcPr>
            <w:tcW w:w="709" w:type="dxa"/>
            <w:tcBorders>
              <w:top w:val="single" w:sz="4" w:space="0" w:color="000000"/>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Date</w:t>
            </w:r>
          </w:p>
        </w:tc>
        <w:tc>
          <w:tcPr>
            <w:tcW w:w="3706" w:type="dxa"/>
            <w:tcBorders>
              <w:top w:val="single" w:sz="4" w:space="0" w:color="000000"/>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left" w:pos="1275"/>
                <w:tab w:val="left" w:pos="1665"/>
              </w:tabs>
              <w:spacing w:before="120" w:after="80" w:line="220" w:lineRule="atLeast"/>
              <w:rPr>
                <w:color w:val="000000"/>
                <w:sz w:val="24"/>
                <w:szCs w:val="24"/>
              </w:rPr>
            </w:pPr>
            <w:r>
              <w:rPr>
                <w:rFonts w:eastAsia="Calibri" w:cs="Times New Roman"/>
                <w:b/>
                <w:bCs/>
                <w:color w:val="000000"/>
                <w:sz w:val="18"/>
                <w:szCs w:val="18"/>
                <w:lang w:eastAsia="da-DK"/>
              </w:rPr>
              <w:t>Purpose</w:t>
            </w:r>
            <w:r>
              <w:rPr>
                <w:rFonts w:eastAsia="Calibri" w:cs="Times New Roman"/>
                <w:b/>
                <w:bCs/>
                <w:color w:val="000000"/>
                <w:sz w:val="18"/>
                <w:szCs w:val="18"/>
                <w:lang w:eastAsia="da-DK"/>
              </w:rPr>
              <w:tab/>
            </w:r>
            <w:r>
              <w:rPr>
                <w:rFonts w:eastAsia="Calibri" w:cs="Times New Roman"/>
                <w:b/>
                <w:bCs/>
                <w:color w:val="000000"/>
                <w:sz w:val="18"/>
                <w:szCs w:val="18"/>
                <w:lang w:eastAsia="da-DK"/>
              </w:rPr>
              <w:tab/>
            </w:r>
          </w:p>
        </w:tc>
        <w:tc>
          <w:tcPr>
            <w:tcW w:w="1711" w:type="dxa"/>
            <w:tcBorders>
              <w:top w:val="single" w:sz="4" w:space="0" w:color="000000"/>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Participants</w:t>
            </w:r>
          </w:p>
        </w:tc>
        <w:tc>
          <w:tcPr>
            <w:tcW w:w="1717" w:type="dxa"/>
            <w:tcBorders>
              <w:top w:val="single" w:sz="4" w:space="0" w:color="000000"/>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color w:val="000000"/>
                <w:sz w:val="18"/>
                <w:szCs w:val="18"/>
                <w:lang w:eastAsia="da-DK"/>
              </w:rPr>
              <w:t>Location</w:t>
            </w:r>
          </w:p>
        </w:tc>
      </w:tr>
      <w:tr w:rsidR="00E1084D">
        <w:trPr>
          <w:trHeight w:val="44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KOM</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KO+0</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Kick-off meeting</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D01 &amp; D15</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44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PM1</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KO+2</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Progress Meeting 1</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66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MS1</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KO+4</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Milestone 1</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D02, D03, D04, D05 &amp; D06</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commentRangeStart w:id="66"/>
            <w:r>
              <w:rPr>
                <w:rFonts w:eastAsia="Calibri" w:cs="Calibri"/>
                <w:color w:val="000000"/>
                <w:sz w:val="18"/>
                <w:szCs w:val="18"/>
              </w:rPr>
              <w:t>ESRIN</w:t>
            </w:r>
            <w:commentRangeEnd w:id="66"/>
            <w:r>
              <w:commentReference w:id="66"/>
            </w:r>
            <w:r>
              <w:rPr>
                <w:rFonts w:eastAsia="Calibri" w:cs="Times New Roman"/>
                <w:color w:val="000000"/>
                <w:sz w:val="18"/>
                <w:szCs w:val="18"/>
                <w:lang w:eastAsia="da-DK"/>
              </w:rPr>
              <w:t xml:space="preserve"> (IT)</w:t>
            </w:r>
          </w:p>
        </w:tc>
      </w:tr>
      <w:tr w:rsidR="00E1084D">
        <w:trPr>
          <w:trHeight w:val="219"/>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PM2</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KO+6</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2</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PM3</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KO+8</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3</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PM4</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KO+10</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4</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PM5</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KO+12</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5</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PM6</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KO+14</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6</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PM7</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KO+16</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7</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D10</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90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MS2</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KO+18</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Milestone 2: End of Phase A</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Phase A and D06, D07 &amp; D08</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Calibri"/>
                <w:color w:val="000000"/>
                <w:sz w:val="18"/>
                <w:szCs w:val="18"/>
                <w:lang w:eastAsia="da-DK"/>
              </w:rPr>
              <w:t>ESRIN (IT)</w:t>
            </w:r>
          </w:p>
        </w:tc>
      </w:tr>
      <w:tr w:rsidR="00E1084D">
        <w:trPr>
          <w:trHeight w:val="44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PM8</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KO+20</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8</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D05</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22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PM10</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KO+22</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Progress Meeting 10</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D05 &amp; D10</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Teleconference</w:t>
            </w:r>
          </w:p>
        </w:tc>
      </w:tr>
      <w:tr w:rsidR="00E1084D">
        <w:trPr>
          <w:trHeight w:val="44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MS3</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KO+23</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Milestone 3: End of Phase B</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D05, D06, D07, D08, D09, D11, D16, D17 &amp; D18</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Gaborone (BW)</w:t>
            </w:r>
          </w:p>
        </w:tc>
      </w:tr>
      <w:tr w:rsidR="00E1084D">
        <w:trPr>
          <w:trHeight w:val="660"/>
          <w:jc w:val="center"/>
        </w:trPr>
        <w:tc>
          <w:tcPr>
            <w:tcW w:w="750"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MS4</w:t>
            </w:r>
          </w:p>
        </w:tc>
        <w:tc>
          <w:tcPr>
            <w:tcW w:w="709"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KO+24</w:t>
            </w:r>
          </w:p>
        </w:tc>
        <w:tc>
          <w:tcPr>
            <w:tcW w:w="3706"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b/>
                <w:bCs/>
                <w:color w:val="000000"/>
                <w:sz w:val="18"/>
                <w:szCs w:val="18"/>
                <w:lang w:eastAsia="da-DK"/>
              </w:rPr>
              <w:t>Final meeting</w:t>
            </w:r>
          </w:p>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Review of project and D05, D12, D13 D19, D20, D21 &amp; D22</w:t>
            </w:r>
          </w:p>
        </w:tc>
        <w:tc>
          <w:tcPr>
            <w:tcW w:w="1711" w:type="dxa"/>
            <w:tcBorders>
              <w:left w:val="single" w:sz="4" w:space="0" w:color="000000"/>
              <w:bottom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Consortium, ESA, EAs</w:t>
            </w:r>
          </w:p>
        </w:tc>
        <w:tc>
          <w:tcPr>
            <w:tcW w:w="1717" w:type="dxa"/>
            <w:tcBorders>
              <w:left w:val="single" w:sz="4" w:space="0" w:color="000000"/>
              <w:bottom w:val="single" w:sz="4" w:space="0" w:color="000000"/>
              <w:right w:val="single" w:sz="4" w:space="0" w:color="000000"/>
            </w:tcBorders>
          </w:tcPr>
          <w:p w:rsidR="00E1084D" w:rsidRDefault="007E6C47">
            <w:pPr>
              <w:widowControl w:val="0"/>
              <w:tabs>
                <w:tab w:val="clear" w:pos="851"/>
                <w:tab w:val="clear" w:pos="1276"/>
                <w:tab w:val="clear" w:pos="1701"/>
                <w:tab w:val="clear" w:pos="9072"/>
                <w:tab w:val="right" w:pos="3119"/>
              </w:tabs>
              <w:spacing w:before="120" w:after="80" w:line="220" w:lineRule="atLeast"/>
              <w:rPr>
                <w:color w:val="000000"/>
                <w:sz w:val="24"/>
                <w:szCs w:val="24"/>
              </w:rPr>
            </w:pPr>
            <w:r>
              <w:rPr>
                <w:rFonts w:eastAsia="Calibri" w:cs="Times New Roman"/>
                <w:color w:val="000000"/>
                <w:sz w:val="18"/>
                <w:szCs w:val="18"/>
                <w:lang w:eastAsia="da-DK"/>
              </w:rPr>
              <w:t>ESRIN (IT)</w:t>
            </w:r>
          </w:p>
        </w:tc>
      </w:tr>
    </w:tbl>
    <w:p w:rsidR="00E1084D" w:rsidRDefault="007E6C47" w:rsidP="001B2426">
      <w:pPr>
        <w:pStyle w:val="Ttulo1"/>
        <w:numPr>
          <w:ilvl w:val="0"/>
          <w:numId w:val="30"/>
        </w:numPr>
        <w:rPr>
          <w:rFonts w:eastAsia="Calibri"/>
          <w:lang w:val="en-US"/>
        </w:rPr>
        <w:pPrChange w:id="67" w:author="Pilar Martin" w:date="2022-11-30T11:50:00Z">
          <w:pPr>
            <w:pStyle w:val="Ttulo1"/>
            <w:numPr>
              <w:numId w:val="58"/>
            </w:numPr>
            <w:tabs>
              <w:tab w:val="clear" w:pos="0"/>
              <w:tab w:val="num" w:pos="360"/>
            </w:tabs>
          </w:pPr>
        </w:pPrChange>
      </w:pPr>
      <w:r>
        <w:rPr>
          <w:rFonts w:eastAsia="Calibri"/>
          <w:lang w:val="en-US"/>
        </w:rPr>
        <w:t xml:space="preserve">Project deliverables </w:t>
      </w:r>
    </w:p>
    <w:p w:rsidR="00E1084D" w:rsidRDefault="007E6C47">
      <w:pPr>
        <w:pStyle w:val="Textoindependiente"/>
      </w:pPr>
      <w:r>
        <w:t>An overview of deliverables is given</w:t>
      </w:r>
      <w:r>
        <w:rPr>
          <w:color w:val="000000"/>
        </w:rPr>
        <w:t xml:space="preserve"> in </w:t>
      </w:r>
      <w:r>
        <w:rPr>
          <w:color w:val="000000"/>
        </w:rPr>
        <w:fldChar w:fldCharType="begin"/>
      </w:r>
      <w:r>
        <w:rPr>
          <w:color w:val="000000"/>
        </w:rPr>
        <w:instrText xml:space="preserve"> REF Ref_Table3_label_and_number \h </w:instrText>
      </w:r>
      <w:r>
        <w:rPr>
          <w:color w:val="000000"/>
        </w:rPr>
      </w:r>
      <w:r>
        <w:rPr>
          <w:color w:val="000000"/>
        </w:rPr>
        <w:fldChar w:fldCharType="separate"/>
      </w:r>
      <w:r>
        <w:rPr>
          <w:color w:val="000000"/>
        </w:rPr>
        <w:t>Table 4</w:t>
      </w:r>
      <w:r>
        <w:rPr>
          <w:color w:val="000000"/>
        </w:rPr>
        <w:fldChar w:fldCharType="end"/>
      </w:r>
      <w:r>
        <w:rPr>
          <w:color w:val="000000"/>
        </w:rPr>
        <w:t xml:space="preserve">, </w:t>
      </w:r>
      <w:r>
        <w:t xml:space="preserve">which complies with the requirements in the Statement of Work. All documents to be reviewed at progress/review meetings will be delivered to ESA at least two weeks </w:t>
      </w:r>
      <w:r>
        <w:lastRenderedPageBreak/>
        <w:t>(or 10 working days), prior to the meeting (REQ-42). Any comments and/or clarifications arising from the review meeting, including ESA RIDs, will be addressed, and the updated document resubmitted to ESA within 1 month.</w:t>
      </w:r>
    </w:p>
    <w:p w:rsidR="00E1084D" w:rsidRDefault="007E6C47">
      <w:pPr>
        <w:pStyle w:val="Table"/>
      </w:pPr>
      <w:bookmarkStart w:id="68" w:name="Ref_Table3_label_and_number"/>
      <w:proofErr w:type="gramStart"/>
      <w:r>
        <w:t xml:space="preserve">Table </w:t>
      </w:r>
      <w:r>
        <w:fldChar w:fldCharType="begin"/>
      </w:r>
      <w:r>
        <w:instrText xml:space="preserve"> SEQ Table \* ARABIC </w:instrText>
      </w:r>
      <w:r>
        <w:fldChar w:fldCharType="separate"/>
      </w:r>
      <w:r>
        <w:t>4</w:t>
      </w:r>
      <w:r>
        <w:fldChar w:fldCharType="end"/>
      </w:r>
      <w:bookmarkEnd w:id="68"/>
      <w:r>
        <w:t xml:space="preserve">: List of Deliverables, with expected </w:t>
      </w:r>
      <w:del w:id="69" w:author="Pilar Martin" w:date="2022-11-30T11:37:00Z">
        <w:r w:rsidDel="0064424A">
          <w:delText>deliveray</w:delText>
        </w:r>
      </w:del>
      <w:ins w:id="70" w:author="Pilar Martin" w:date="2022-11-30T11:37:00Z">
        <w:r w:rsidR="0064424A">
          <w:t>delivery</w:t>
        </w:r>
      </w:ins>
      <w:r>
        <w:t xml:space="preserve"> date, type of deliverable and responsible.</w:t>
      </w:r>
      <w:proofErr w:type="gramEnd"/>
    </w:p>
    <w:tbl>
      <w:tblPr>
        <w:tblW w:w="9638" w:type="dxa"/>
        <w:tblInd w:w="7" w:type="dxa"/>
        <w:tblLayout w:type="fixed"/>
        <w:tblCellMar>
          <w:left w:w="117" w:type="dxa"/>
        </w:tblCellMar>
        <w:tblLook w:val="04A0" w:firstRow="1" w:lastRow="0" w:firstColumn="1" w:lastColumn="0" w:noHBand="0" w:noVBand="1"/>
      </w:tblPr>
      <w:tblGrid>
        <w:gridCol w:w="741"/>
        <w:gridCol w:w="4631"/>
        <w:gridCol w:w="1378"/>
        <w:gridCol w:w="1191"/>
        <w:gridCol w:w="1697"/>
      </w:tblGrid>
      <w:tr w:rsidR="00E1084D">
        <w:trPr>
          <w:trHeight w:val="525"/>
        </w:trPr>
        <w:tc>
          <w:tcPr>
            <w:tcW w:w="5372" w:type="dxa"/>
            <w:gridSpan w:val="2"/>
            <w:tcBorders>
              <w:top w:val="single" w:sz="8" w:space="0" w:color="000000"/>
              <w:left w:val="single" w:sz="8" w:space="0" w:color="000000"/>
              <w:bottom w:val="single" w:sz="8" w:space="0" w:color="000000"/>
              <w:right w:val="single" w:sz="8" w:space="0" w:color="000000"/>
            </w:tcBorders>
          </w:tcPr>
          <w:p w:rsidR="00E1084D" w:rsidRDefault="007E6C47">
            <w:pPr>
              <w:widowControl w:val="0"/>
              <w:jc w:val="center"/>
              <w:rPr>
                <w:b/>
                <w:bCs/>
              </w:rPr>
            </w:pPr>
            <w:r>
              <w:rPr>
                <w:b/>
                <w:bCs/>
              </w:rPr>
              <w:t>Deliverable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rPr>
                <w:b/>
                <w:bCs/>
              </w:rPr>
            </w:pPr>
            <w:r>
              <w:rPr>
                <w:b/>
                <w:bCs/>
              </w:rPr>
              <w:t>Due Date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rPr>
                <w:b/>
                <w:bCs/>
              </w:rPr>
            </w:pPr>
            <w:r>
              <w:rPr>
                <w:b/>
                <w:bCs/>
              </w:rPr>
              <w:t>Type</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rPr>
                <w:b/>
                <w:bCs/>
              </w:rPr>
            </w:pPr>
            <w:r>
              <w:rPr>
                <w:b/>
                <w:bCs/>
              </w:rPr>
              <w:t>Responsible</w:t>
            </w:r>
          </w:p>
        </w:tc>
      </w:tr>
      <w:tr w:rsidR="00E1084D">
        <w:trPr>
          <w:trHeight w:val="615"/>
        </w:trPr>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1" w:name="_hhpw3rcwonj5"/>
            <w:bookmarkEnd w:id="71"/>
            <w:r>
              <w:rPr>
                <w:b/>
                <w:bCs/>
                <w:sz w:val="18"/>
                <w:szCs w:val="18"/>
              </w:rPr>
              <w:t>D01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Collaboration descriptions with African EAs and the African EO research group/s.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p w:rsidR="00E1084D" w:rsidRDefault="00E1084D">
            <w:pPr>
              <w:widowControl w:val="0"/>
              <w:spacing w:line="240" w:lineRule="auto"/>
            </w:pP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2" w:name="_gyty6cdm2rad"/>
            <w:bookmarkEnd w:id="72"/>
            <w:r>
              <w:rPr>
                <w:b/>
                <w:bCs/>
                <w:sz w:val="18"/>
                <w:szCs w:val="18"/>
              </w:rPr>
              <w:t>D02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African EAs characterisation and benefit analysis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3" w:name="_mua2xcj7rhye"/>
            <w:bookmarkEnd w:id="73"/>
            <w:r>
              <w:rPr>
                <w:b/>
                <w:bCs/>
                <w:sz w:val="18"/>
                <w:szCs w:val="18"/>
              </w:rPr>
              <w:t>D03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State-of-the-art review report on the EO analysis method/s and algorithm/s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4" w:name="_swxsu6qg9xct"/>
            <w:bookmarkEnd w:id="74"/>
            <w:r>
              <w:rPr>
                <w:b/>
                <w:bCs/>
                <w:sz w:val="18"/>
                <w:szCs w:val="18"/>
              </w:rPr>
              <w:t>D04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Policy Traceability Matrix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proofErr w:type="spellStart"/>
            <w:r>
              <w:t>UoL</w:t>
            </w:r>
            <w:proofErr w:type="spellEnd"/>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5" w:name="_qxfjibltrf39"/>
            <w:bookmarkEnd w:id="75"/>
            <w:r>
              <w:rPr>
                <w:b/>
                <w:bCs/>
                <w:sz w:val="18"/>
                <w:szCs w:val="18"/>
              </w:rPr>
              <w:t>D05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Agile Development Plan</w:t>
            </w:r>
          </w:p>
          <w:p w:rsidR="00E1084D" w:rsidRDefault="007E6C47">
            <w:pPr>
              <w:widowControl w:val="0"/>
              <w:spacing w:line="240" w:lineRule="auto"/>
            </w:pPr>
            <w:r>
              <w:t>Agile Development 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p w:rsidR="00E1084D" w:rsidRDefault="007E6C47">
            <w:pPr>
              <w:widowControl w:val="0"/>
              <w:spacing w:line="240" w:lineRule="auto"/>
            </w:pPr>
            <w:r>
              <w:t>Monthly after KO+18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6" w:name="_pbndtcs2jhc7"/>
            <w:bookmarkEnd w:id="76"/>
            <w:r>
              <w:rPr>
                <w:b/>
                <w:bCs/>
                <w:sz w:val="18"/>
                <w:szCs w:val="18"/>
              </w:rPr>
              <w:t>D06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Validation Methodology</w:t>
            </w:r>
          </w:p>
          <w:p w:rsidR="00E1084D" w:rsidRDefault="007E6C47">
            <w:pPr>
              <w:widowControl w:val="0"/>
              <w:spacing w:line="240" w:lineRule="auto"/>
            </w:pPr>
            <w:r>
              <w:t>Validation data</w:t>
            </w:r>
          </w:p>
          <w:p w:rsidR="00E1084D" w:rsidRDefault="007E6C47">
            <w:pPr>
              <w:widowControl w:val="0"/>
              <w:spacing w:line="240" w:lineRule="auto"/>
            </w:pPr>
            <w:r>
              <w:t>Validation final report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p w:rsidR="00E1084D" w:rsidRDefault="007E6C47">
            <w:pPr>
              <w:widowControl w:val="0"/>
              <w:spacing w:line="240" w:lineRule="auto"/>
            </w:pPr>
            <w:r>
              <w:t>KO+18 (M2)</w:t>
            </w:r>
          </w:p>
          <w:p w:rsidR="00E1084D" w:rsidRDefault="007E6C47">
            <w:pPr>
              <w:widowControl w:val="0"/>
              <w:spacing w:line="240" w:lineRule="auto"/>
            </w:pPr>
            <w:r>
              <w:t xml:space="preserve">KO+18 &amp; KO+23 (M3) </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p w:rsidR="00E1084D" w:rsidRDefault="007E6C47">
            <w:pPr>
              <w:widowControl w:val="0"/>
              <w:spacing w:line="240" w:lineRule="auto"/>
            </w:pPr>
            <w:r>
              <w:t>DB</w:t>
            </w:r>
          </w:p>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proofErr w:type="spellStart"/>
            <w:r>
              <w:t>UoL</w:t>
            </w:r>
            <w:proofErr w:type="spellEnd"/>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7" w:name="_1dd3d5ywik4"/>
            <w:bookmarkEnd w:id="77"/>
            <w:r>
              <w:rPr>
                <w:b/>
                <w:bCs/>
                <w:sz w:val="18"/>
                <w:szCs w:val="18"/>
              </w:rPr>
              <w:t>D07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ATBD/s and products specifications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 xml:space="preserve">KO+18 (M2) &amp; KO+23 (M3) </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8" w:name="_azrxfz2olg6k"/>
            <w:bookmarkEnd w:id="78"/>
            <w:r>
              <w:rPr>
                <w:b/>
                <w:bCs/>
                <w:sz w:val="18"/>
                <w:szCs w:val="18"/>
              </w:rPr>
              <w:t>D08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Associated documentation of processor/toolbox/software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KO+18 (M2) &amp; 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79" w:name="_bp8sy0ue9qlv"/>
            <w:bookmarkEnd w:id="79"/>
            <w:r>
              <w:rPr>
                <w:b/>
                <w:bCs/>
                <w:sz w:val="18"/>
                <w:szCs w:val="18"/>
              </w:rPr>
              <w:t>D09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Prototype test</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 + 23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0" w:name="_skd1vfttvcdm"/>
            <w:bookmarkEnd w:id="80"/>
            <w:r>
              <w:rPr>
                <w:b/>
                <w:bCs/>
                <w:sz w:val="18"/>
                <w:szCs w:val="18"/>
              </w:rPr>
              <w:t>D10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Webinars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 + 23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Record</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1" w:name="_mnm1rs3n7328"/>
            <w:bookmarkEnd w:id="81"/>
            <w:r>
              <w:rPr>
                <w:b/>
                <w:bCs/>
                <w:sz w:val="18"/>
                <w:szCs w:val="18"/>
              </w:rPr>
              <w:t>D11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Policy Highlights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proofErr w:type="spellStart"/>
            <w:r>
              <w:t>UoL</w:t>
            </w:r>
            <w:proofErr w:type="spellEnd"/>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2" w:name="_c3twaddl04ix"/>
            <w:bookmarkEnd w:id="82"/>
            <w:r>
              <w:rPr>
                <w:b/>
                <w:bCs/>
                <w:sz w:val="18"/>
                <w:szCs w:val="18"/>
              </w:rPr>
              <w:t>D12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Minutes of Meetings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3" w:name="_ezunpr109o0n"/>
            <w:bookmarkEnd w:id="83"/>
            <w:r>
              <w:rPr>
                <w:b/>
                <w:bCs/>
                <w:sz w:val="18"/>
                <w:szCs w:val="18"/>
              </w:rPr>
              <w:t>D13</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Progress reports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Bi-monthly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4" w:name="_6ucvp2ronn8"/>
            <w:bookmarkEnd w:id="84"/>
            <w:r>
              <w:rPr>
                <w:b/>
                <w:bCs/>
                <w:sz w:val="18"/>
                <w:szCs w:val="18"/>
              </w:rPr>
              <w:t>D14</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Problem notification and analysis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As necessary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5" w:name="_gm0emeuut67u"/>
            <w:bookmarkEnd w:id="85"/>
            <w:r>
              <w:rPr>
                <w:b/>
                <w:bCs/>
                <w:sz w:val="18"/>
                <w:szCs w:val="18"/>
              </w:rPr>
              <w:t>D15</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Project Management Plan</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6" w:name="_6xgr8592ow7"/>
            <w:bookmarkEnd w:id="86"/>
            <w:r>
              <w:rPr>
                <w:b/>
                <w:bCs/>
                <w:sz w:val="18"/>
                <w:szCs w:val="18"/>
              </w:rPr>
              <w:t>D16</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 xml:space="preserve">Report on the integration into a platform </w:t>
            </w:r>
            <w:r>
              <w:lastRenderedPageBreak/>
              <w:t>environment of the developed software and related output products/indicators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lastRenderedPageBreak/>
              <w:t>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DHI</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7" w:name="_jq6jqw3738l1"/>
            <w:bookmarkEnd w:id="87"/>
            <w:r>
              <w:rPr>
                <w:b/>
                <w:bCs/>
                <w:sz w:val="18"/>
                <w:szCs w:val="18"/>
              </w:rPr>
              <w:lastRenderedPageBreak/>
              <w:t>D17</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Communications website</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KO+4 (M1)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Web</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8" w:name="_rkxjh33gh3jm"/>
            <w:bookmarkEnd w:id="88"/>
            <w:r>
              <w:rPr>
                <w:b/>
                <w:bCs/>
                <w:sz w:val="18"/>
                <w:szCs w:val="18"/>
              </w:rPr>
              <w:t>D18</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Potentials and limitations analysis for CHIME &amp; LSTM</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KO+18 (M2) &amp; KO+23 (M3)</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proofErr w:type="spellStart"/>
            <w:r>
              <w:t>UoL</w:t>
            </w:r>
            <w:proofErr w:type="spellEnd"/>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89" w:name="_kcvdag651pfn"/>
            <w:bookmarkEnd w:id="89"/>
            <w:r>
              <w:rPr>
                <w:b/>
                <w:bCs/>
                <w:sz w:val="18"/>
                <w:szCs w:val="18"/>
              </w:rPr>
              <w:t>D19</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Final presentation and Executive Summary</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90" w:name="_lallvhq9r7j"/>
            <w:bookmarkEnd w:id="90"/>
            <w:r>
              <w:rPr>
                <w:b/>
                <w:bCs/>
                <w:sz w:val="18"/>
                <w:szCs w:val="18"/>
              </w:rPr>
              <w:t>D20</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 xml:space="preserve">Contract Closure Documentation </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91" w:name="_lallvhq9r7j1"/>
            <w:bookmarkEnd w:id="91"/>
            <w:r>
              <w:rPr>
                <w:b/>
                <w:bCs/>
                <w:sz w:val="18"/>
                <w:szCs w:val="18"/>
              </w:rPr>
              <w:t>D21</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Scientific Publications</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Doc</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r w:rsidR="00E1084D">
        <w:tc>
          <w:tcPr>
            <w:tcW w:w="741" w:type="dxa"/>
            <w:tcBorders>
              <w:top w:val="single" w:sz="8" w:space="0" w:color="000000"/>
              <w:left w:val="single" w:sz="8" w:space="0" w:color="000000"/>
              <w:bottom w:val="single" w:sz="8" w:space="0" w:color="000000"/>
              <w:right w:val="single" w:sz="8" w:space="0" w:color="000000"/>
            </w:tcBorders>
          </w:tcPr>
          <w:p w:rsidR="00E1084D" w:rsidRDefault="007E6C47">
            <w:pPr>
              <w:pStyle w:val="Subttulo"/>
              <w:rPr>
                <w:b/>
                <w:bCs/>
                <w:sz w:val="18"/>
                <w:szCs w:val="18"/>
              </w:rPr>
            </w:pPr>
            <w:bookmarkStart w:id="92" w:name="_lallvhq9r7j2"/>
            <w:bookmarkEnd w:id="92"/>
            <w:r>
              <w:rPr>
                <w:b/>
                <w:bCs/>
                <w:sz w:val="18"/>
                <w:szCs w:val="18"/>
              </w:rPr>
              <w:t>D22</w:t>
            </w:r>
          </w:p>
        </w:tc>
        <w:tc>
          <w:tcPr>
            <w:tcW w:w="46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Capacity building material</w:t>
            </w:r>
          </w:p>
        </w:tc>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KO+24 (M4)</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proofErr w:type="spellStart"/>
            <w:r>
              <w:t>Jupyter</w:t>
            </w:r>
            <w:proofErr w:type="spellEnd"/>
            <w:r>
              <w:t xml:space="preserve"> notebook</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084D" w:rsidRDefault="007E6C47">
            <w:pPr>
              <w:widowControl w:val="0"/>
              <w:spacing w:line="240" w:lineRule="auto"/>
            </w:pPr>
            <w:r>
              <w:t>AECSIC</w:t>
            </w:r>
          </w:p>
        </w:tc>
      </w:tr>
    </w:tbl>
    <w:p w:rsidR="00E1084D" w:rsidRDefault="00E1084D">
      <w:pPr>
        <w:widowControl w:val="0"/>
        <w:spacing w:line="240" w:lineRule="auto"/>
        <w:ind w:left="851" w:hanging="851"/>
        <w:jc w:val="both"/>
        <w:rPr>
          <w:szCs w:val="20"/>
        </w:rPr>
      </w:pPr>
    </w:p>
    <w:p w:rsidR="00E1084D" w:rsidRDefault="007E6C47" w:rsidP="001B2426">
      <w:pPr>
        <w:pStyle w:val="Ttulo2"/>
        <w:numPr>
          <w:ilvl w:val="1"/>
          <w:numId w:val="31"/>
        </w:numPr>
        <w:rPr>
          <w:rFonts w:eastAsia="Calibri"/>
          <w:lang w:val="en-US"/>
        </w:rPr>
        <w:pPrChange w:id="93" w:author="Pilar Martin" w:date="2022-11-30T11:50:00Z">
          <w:pPr>
            <w:pStyle w:val="Ttulo2"/>
            <w:numPr>
              <w:numId w:val="59"/>
            </w:numPr>
            <w:tabs>
              <w:tab w:val="clear" w:pos="0"/>
              <w:tab w:val="num" w:pos="360"/>
            </w:tabs>
          </w:pPr>
        </w:pPrChange>
      </w:pPr>
      <w:r>
        <w:rPr>
          <w:rFonts w:eastAsia="Calibri"/>
          <w:lang w:val="en-US"/>
        </w:rPr>
        <w:t>Naming of deliverables</w:t>
      </w:r>
    </w:p>
    <w:p w:rsidR="00E1084D" w:rsidRDefault="007E6C47">
      <w:pPr>
        <w:pStyle w:val="Textoindependiente"/>
        <w:rPr>
          <w:lang w:val="en-US"/>
        </w:rPr>
      </w:pPr>
      <w:r>
        <w:rPr>
          <w:lang w:val="en-US"/>
        </w:rPr>
        <w:t>All document deliverables will be named after the following nomenclature:</w:t>
      </w:r>
    </w:p>
    <w:p w:rsidR="00E1084D" w:rsidRDefault="007E6C47">
      <w:pPr>
        <w:pStyle w:val="Textoindependiente"/>
        <w:rPr>
          <w:lang w:val="en-US"/>
        </w:rPr>
      </w:pPr>
      <w:r>
        <w:rPr>
          <w:lang w:val="en-US"/>
        </w:rPr>
        <w:t>EOMAJI_&lt;</w:t>
      </w:r>
      <w:proofErr w:type="spellStart"/>
      <w:r>
        <w:rPr>
          <w:lang w:val="en-US"/>
        </w:rPr>
        <w:t>Deliverable</w:t>
      </w:r>
      <w:ins w:id="94" w:author="Pilar Martin" w:date="2022-11-30T11:38:00Z">
        <w:r w:rsidR="0064424A">
          <w:rPr>
            <w:lang w:val="en-US"/>
          </w:rPr>
          <w:t>N</w:t>
        </w:r>
        <w:proofErr w:type="spellEnd"/>
        <w:r w:rsidR="0064424A">
          <w:rPr>
            <w:lang w:val="en-US"/>
          </w:rPr>
          <w:t>º</w:t>
        </w:r>
      </w:ins>
      <w:r>
        <w:rPr>
          <w:lang w:val="en-US"/>
        </w:rPr>
        <w:t>&gt;_&lt;Code&gt;_&lt; Version&gt;</w:t>
      </w:r>
    </w:p>
    <w:p w:rsidR="00E1084D" w:rsidRDefault="007E6C47">
      <w:pPr>
        <w:pStyle w:val="Textoindependiente"/>
        <w:rPr>
          <w:highlight w:val="yellow"/>
          <w:lang w:val="en-US"/>
        </w:rPr>
      </w:pPr>
      <w:r>
        <w:rPr>
          <w:lang w:val="en-US"/>
        </w:rPr>
        <w:t>e.g.: EOMAJI_D15_PMP_v0</w:t>
      </w:r>
      <w:r>
        <w:rPr>
          <w:rFonts w:ascii="Cambria Math" w:hAnsi="Cambria Math" w:cs="Cambria Math"/>
          <w:lang w:val="en-US"/>
        </w:rPr>
        <w:t>.</w:t>
      </w:r>
      <w:r>
        <w:rPr>
          <w:lang w:val="en-US"/>
        </w:rPr>
        <w:t>1.docx for the Project Management Plan in version 0.1.</w:t>
      </w:r>
    </w:p>
    <w:p w:rsidR="00E1084D" w:rsidRDefault="007E6C47" w:rsidP="001B2426">
      <w:pPr>
        <w:pStyle w:val="Ttulo1"/>
        <w:numPr>
          <w:ilvl w:val="0"/>
          <w:numId w:val="32"/>
        </w:numPr>
        <w:rPr>
          <w:rFonts w:eastAsia="Calibri"/>
          <w:lang w:val="en-US"/>
        </w:rPr>
        <w:pPrChange w:id="95" w:author="Pilar Martin" w:date="2022-11-30T11:50:00Z">
          <w:pPr>
            <w:pStyle w:val="Ttulo1"/>
            <w:numPr>
              <w:numId w:val="60"/>
            </w:numPr>
            <w:tabs>
              <w:tab w:val="clear" w:pos="0"/>
              <w:tab w:val="num" w:pos="360"/>
            </w:tabs>
          </w:pPr>
        </w:pPrChange>
      </w:pPr>
      <w:r>
        <w:rPr>
          <w:rFonts w:ascii="TimesNewRomanPSMT" w:eastAsia="Calibri" w:hAnsi="TimesNewRomanPSMT" w:cs="TimesNewRomanPSMT"/>
          <w:lang w:val="en-US"/>
        </w:rPr>
        <w:t>L</w:t>
      </w:r>
      <w:r>
        <w:rPr>
          <w:rFonts w:eastAsia="Calibri"/>
          <w:lang w:val="en-US"/>
        </w:rPr>
        <w:t>ist of Customer Furnished Items (CFIs)</w:t>
      </w:r>
    </w:p>
    <w:p w:rsidR="00E1084D" w:rsidRDefault="007E6C47">
      <w:pPr>
        <w:pStyle w:val="Textoindependiente"/>
      </w:pPr>
      <w:r>
        <w:t>At project start there are no project CFIs. This section will be updated as needed.</w:t>
      </w:r>
    </w:p>
    <w:p w:rsidR="00E1084D" w:rsidRDefault="007E6C47" w:rsidP="001B2426">
      <w:pPr>
        <w:pStyle w:val="Ttulo1"/>
        <w:numPr>
          <w:ilvl w:val="0"/>
          <w:numId w:val="33"/>
        </w:numPr>
        <w:rPr>
          <w:rFonts w:eastAsia="Calibri"/>
          <w:lang w:val="en-US"/>
        </w:rPr>
        <w:pPrChange w:id="96" w:author="Pilar Martin" w:date="2022-11-30T11:50:00Z">
          <w:pPr>
            <w:pStyle w:val="Ttulo1"/>
            <w:numPr>
              <w:numId w:val="61"/>
            </w:numPr>
            <w:tabs>
              <w:tab w:val="clear" w:pos="0"/>
              <w:tab w:val="num" w:pos="360"/>
            </w:tabs>
          </w:pPr>
        </w:pPrChange>
      </w:pPr>
      <w:r>
        <w:rPr>
          <w:rFonts w:eastAsia="Calibri"/>
          <w:lang w:val="en-US"/>
        </w:rPr>
        <w:t>Travel plan and budget</w:t>
      </w:r>
    </w:p>
    <w:p w:rsidR="00E1084D" w:rsidRDefault="007E6C47">
      <w:pPr>
        <w:pStyle w:val="Textoindependiente"/>
      </w:pPr>
      <w:r>
        <w:t xml:space="preserve">The proposed schedule for review meetings with ESA and Early Adopters during that period is in line with the </w:t>
      </w:r>
      <w:proofErr w:type="spellStart"/>
      <w:r>
        <w:t>SoW</w:t>
      </w:r>
      <w:proofErr w:type="spellEnd"/>
      <w:r>
        <w:t xml:space="preserve"> – details are presented in </w:t>
      </w:r>
      <w:r>
        <w:fldChar w:fldCharType="begin"/>
      </w:r>
      <w:r>
        <w:instrText xml:space="preserve"> REF Ref_Table4_label_and_number \h </w:instrText>
      </w:r>
      <w:r>
        <w:fldChar w:fldCharType="separate"/>
      </w:r>
      <w:r>
        <w:t>Table 5</w:t>
      </w:r>
      <w:r>
        <w:fldChar w:fldCharType="end"/>
      </w:r>
      <w:r>
        <w:t xml:space="preserve">.  </w:t>
      </w:r>
    </w:p>
    <w:p w:rsidR="00E1084D" w:rsidRDefault="007E6C47">
      <w:pPr>
        <w:pStyle w:val="Textoindependiente"/>
      </w:pPr>
      <w:r>
        <w:t xml:space="preserve">It should be noted that for estimating travel costs partners regular travel policy has been followed along with realistic cost estimates based on economy travels. Per-diem </w:t>
      </w:r>
      <w:proofErr w:type="gramStart"/>
      <w:r>
        <w:t>are</w:t>
      </w:r>
      <w:proofErr w:type="gramEnd"/>
      <w:r>
        <w:t xml:space="preserve"> computed from the official </w:t>
      </w:r>
      <w:del w:id="97" w:author="Pilar Martin" w:date="2022-11-30T11:40:00Z">
        <w:r w:rsidDel="0064424A">
          <w:delText xml:space="preserve">diets </w:delText>
        </w:r>
      </w:del>
      <w:ins w:id="98" w:author="Pilar Martin" w:date="2022-11-30T11:40:00Z">
        <w:r w:rsidR="0064424A">
          <w:t xml:space="preserve">rates </w:t>
        </w:r>
      </w:ins>
      <w:r>
        <w:t>for each partner and depending on the country of destination. Travels and subsistence for EAs and the African EO R+D partners will be covered by the Prime contractor (AECSIC) using the official rates appointed by the Spanish Royal Decree RD 462/2002 (</w:t>
      </w:r>
      <w:hyperlink r:id="rId26">
        <w:r>
          <w:rPr>
            <w:color w:val="1155CC"/>
            <w:u w:val="single"/>
          </w:rPr>
          <w:t>https://www.boe.es/buscar/pdf/2002/BOE-A-2002-10337-consolidado.pdf</w:t>
        </w:r>
      </w:hyperlink>
      <w:r>
        <w:t>).</w:t>
      </w:r>
    </w:p>
    <w:p w:rsidR="00E1084D" w:rsidRDefault="007E6C47">
      <w:pPr>
        <w:pStyle w:val="Textoindependiente"/>
      </w:pPr>
      <w:r>
        <w:t xml:space="preserve">The </w:t>
      </w:r>
      <w:r>
        <w:rPr>
          <w:color w:val="C9211E"/>
        </w:rPr>
        <w:t>M.1</w:t>
      </w:r>
      <w:r>
        <w:t>, M.2 and M.4 will take place at ESA ESRIN (Covid-19-related conditions permitting) with the presence of key representatives from the African Early Adopters and EO research involved in the project. The M.3 (Acceptance of Task-B) meeting shall take place in Gaborone (Botswana) with the presence of the ESA TO. The M.4 Final Presentation shall take place just before the Contract closure.</w:t>
      </w:r>
    </w:p>
    <w:p w:rsidR="00E1084D" w:rsidRDefault="007E6C47">
      <w:pPr>
        <w:pStyle w:val="Table"/>
      </w:pPr>
      <w:bookmarkStart w:id="99" w:name="Ref_Table4_label_and_number"/>
      <w:proofErr w:type="gramStart"/>
      <w:r>
        <w:lastRenderedPageBreak/>
        <w:t xml:space="preserve">Table </w:t>
      </w:r>
      <w:r>
        <w:fldChar w:fldCharType="begin"/>
      </w:r>
      <w:r>
        <w:instrText xml:space="preserve"> SEQ Table \* ARABIC </w:instrText>
      </w:r>
      <w:r>
        <w:fldChar w:fldCharType="separate"/>
      </w:r>
      <w:r>
        <w:t>5</w:t>
      </w:r>
      <w:r>
        <w:fldChar w:fldCharType="end"/>
      </w:r>
      <w:bookmarkEnd w:id="99"/>
      <w:r>
        <w:t>: Travel plan.</w:t>
      </w:r>
      <w:proofErr w:type="gramEnd"/>
      <w:r>
        <w:t xml:space="preserve"> Participates in bold font will be covered (at least one representative) by the travel and subsistence plan (see corresponding Exhibits B in ANNEX 2)</w:t>
      </w:r>
    </w:p>
    <w:tbl>
      <w:tblPr>
        <w:tblW w:w="9543" w:type="dxa"/>
        <w:tblInd w:w="63" w:type="dxa"/>
        <w:tblLayout w:type="fixed"/>
        <w:tblCellMar>
          <w:top w:w="100" w:type="dxa"/>
          <w:left w:w="100" w:type="dxa"/>
          <w:bottom w:w="100" w:type="dxa"/>
          <w:right w:w="100" w:type="dxa"/>
        </w:tblCellMar>
        <w:tblLook w:val="04A0" w:firstRow="1" w:lastRow="0" w:firstColumn="1" w:lastColumn="0" w:noHBand="0" w:noVBand="1"/>
      </w:tblPr>
      <w:tblGrid>
        <w:gridCol w:w="797"/>
        <w:gridCol w:w="956"/>
        <w:gridCol w:w="2156"/>
        <w:gridCol w:w="3844"/>
        <w:gridCol w:w="1790"/>
      </w:tblGrid>
      <w:tr w:rsidR="00E1084D">
        <w:tc>
          <w:tcPr>
            <w:tcW w:w="79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Name</w:t>
            </w:r>
          </w:p>
        </w:tc>
        <w:tc>
          <w:tcPr>
            <w:tcW w:w="9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Date</w:t>
            </w:r>
          </w:p>
        </w:tc>
        <w:tc>
          <w:tcPr>
            <w:tcW w:w="21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Purpose</w:t>
            </w:r>
          </w:p>
        </w:tc>
        <w:tc>
          <w:tcPr>
            <w:tcW w:w="3844"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Participants</w:t>
            </w:r>
          </w:p>
        </w:tc>
        <w:tc>
          <w:tcPr>
            <w:tcW w:w="179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Location</w:t>
            </w:r>
          </w:p>
        </w:tc>
      </w:tr>
      <w:tr w:rsidR="00E1084D">
        <w:tc>
          <w:tcPr>
            <w:tcW w:w="79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color w:val="C9211E"/>
              </w:rPr>
            </w:pPr>
            <w:commentRangeStart w:id="100"/>
            <w:r>
              <w:rPr>
                <w:color w:val="C9211E"/>
              </w:rPr>
              <w:t>M1</w:t>
            </w:r>
          </w:p>
        </w:tc>
        <w:tc>
          <w:tcPr>
            <w:tcW w:w="9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color w:val="C9211E"/>
              </w:rPr>
            </w:pPr>
            <w:r>
              <w:rPr>
                <w:color w:val="C9211E"/>
              </w:rPr>
              <w:t>KO+4</w:t>
            </w:r>
          </w:p>
        </w:tc>
        <w:tc>
          <w:tcPr>
            <w:tcW w:w="21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color w:val="C9211E"/>
              </w:rPr>
            </w:pPr>
            <w:r>
              <w:rPr>
                <w:color w:val="C9211E"/>
              </w:rPr>
              <w:t>Acceptance of Milestone 1</w:t>
            </w:r>
          </w:p>
        </w:tc>
        <w:tc>
          <w:tcPr>
            <w:tcW w:w="3844"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color w:val="C9211E"/>
              </w:rPr>
            </w:pPr>
            <w:r>
              <w:rPr>
                <w:b/>
                <w:bCs/>
                <w:color w:val="C9211E"/>
              </w:rPr>
              <w:t xml:space="preserve">AECSIC, DHI, </w:t>
            </w:r>
            <w:proofErr w:type="spellStart"/>
            <w:r>
              <w:rPr>
                <w:b/>
                <w:bCs/>
                <w:color w:val="C9211E"/>
              </w:rPr>
              <w:t>UoL</w:t>
            </w:r>
            <w:proofErr w:type="spellEnd"/>
            <w:r>
              <w:rPr>
                <w:b/>
                <w:bCs/>
                <w:color w:val="C9211E"/>
              </w:rPr>
              <w:t>,</w:t>
            </w:r>
            <w:r>
              <w:rPr>
                <w:color w:val="C9211E"/>
              </w:rPr>
              <w:t xml:space="preserve"> ESA</w:t>
            </w:r>
          </w:p>
        </w:tc>
        <w:tc>
          <w:tcPr>
            <w:tcW w:w="179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rPr>
                <w:color w:val="C9211E"/>
              </w:rPr>
            </w:pPr>
            <w:r>
              <w:rPr>
                <w:color w:val="C9211E"/>
              </w:rPr>
              <w:t>ESRIN (IT)</w:t>
            </w:r>
            <w:commentRangeEnd w:id="100"/>
            <w:r>
              <w:commentReference w:id="100"/>
            </w:r>
          </w:p>
        </w:tc>
      </w:tr>
      <w:tr w:rsidR="00E1084D">
        <w:tc>
          <w:tcPr>
            <w:tcW w:w="79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M2</w:t>
            </w:r>
          </w:p>
        </w:tc>
        <w:tc>
          <w:tcPr>
            <w:tcW w:w="9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KO+18</w:t>
            </w:r>
          </w:p>
        </w:tc>
        <w:tc>
          <w:tcPr>
            <w:tcW w:w="21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Acceptance of Task A</w:t>
            </w:r>
          </w:p>
        </w:tc>
        <w:tc>
          <w:tcPr>
            <w:tcW w:w="3844"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rPr>
                <w:b/>
              </w:rPr>
              <w:t xml:space="preserve">AECSIC, DHI, </w:t>
            </w:r>
            <w:proofErr w:type="spellStart"/>
            <w:r>
              <w:rPr>
                <w:b/>
              </w:rPr>
              <w:t>UoL</w:t>
            </w:r>
            <w:proofErr w:type="spellEnd"/>
            <w:r>
              <w:rPr>
                <w:b/>
              </w:rPr>
              <w:t xml:space="preserve">, CSIR, </w:t>
            </w:r>
            <w:proofErr w:type="spellStart"/>
            <w:r>
              <w:rPr>
                <w:b/>
              </w:rPr>
              <w:t>MoABF</w:t>
            </w:r>
            <w:proofErr w:type="spellEnd"/>
            <w:r>
              <w:rPr>
                <w:b/>
              </w:rPr>
              <w:t>, DWA,</w:t>
            </w:r>
            <w:r>
              <w:t xml:space="preserve"> ESA</w:t>
            </w:r>
          </w:p>
        </w:tc>
        <w:tc>
          <w:tcPr>
            <w:tcW w:w="179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ESRIN (IT)</w:t>
            </w:r>
          </w:p>
        </w:tc>
      </w:tr>
      <w:tr w:rsidR="00E1084D">
        <w:tc>
          <w:tcPr>
            <w:tcW w:w="79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M3</w:t>
            </w:r>
          </w:p>
        </w:tc>
        <w:tc>
          <w:tcPr>
            <w:tcW w:w="9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KO+23</w:t>
            </w:r>
          </w:p>
        </w:tc>
        <w:tc>
          <w:tcPr>
            <w:tcW w:w="21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Acceptance of Task B</w:t>
            </w:r>
          </w:p>
        </w:tc>
        <w:tc>
          <w:tcPr>
            <w:tcW w:w="3844"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rPr>
                <w:b/>
              </w:rPr>
              <w:t xml:space="preserve">AECSIC, DHI, </w:t>
            </w:r>
            <w:proofErr w:type="spellStart"/>
            <w:r>
              <w:rPr>
                <w:b/>
              </w:rPr>
              <w:t>UoL</w:t>
            </w:r>
            <w:proofErr w:type="spellEnd"/>
            <w:r>
              <w:rPr>
                <w:b/>
              </w:rPr>
              <w:t xml:space="preserve">, CSIR, </w:t>
            </w:r>
            <w:proofErr w:type="spellStart"/>
            <w:r>
              <w:rPr>
                <w:b/>
              </w:rPr>
              <w:t>MoABF</w:t>
            </w:r>
            <w:proofErr w:type="spellEnd"/>
            <w:r>
              <w:rPr>
                <w:b/>
              </w:rPr>
              <w:t xml:space="preserve">, DWA, </w:t>
            </w:r>
            <w:r>
              <w:t>ESA</w:t>
            </w:r>
          </w:p>
        </w:tc>
        <w:tc>
          <w:tcPr>
            <w:tcW w:w="179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Gaborone (BW)</w:t>
            </w:r>
          </w:p>
        </w:tc>
      </w:tr>
      <w:tr w:rsidR="00E1084D">
        <w:tc>
          <w:tcPr>
            <w:tcW w:w="79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M4</w:t>
            </w:r>
          </w:p>
        </w:tc>
        <w:tc>
          <w:tcPr>
            <w:tcW w:w="9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KO+24</w:t>
            </w:r>
          </w:p>
        </w:tc>
        <w:tc>
          <w:tcPr>
            <w:tcW w:w="2156"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Final Presentation</w:t>
            </w:r>
          </w:p>
        </w:tc>
        <w:tc>
          <w:tcPr>
            <w:tcW w:w="3844"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rPr>
                <w:b/>
              </w:rPr>
              <w:t xml:space="preserve">AECSIC, DHI, </w:t>
            </w:r>
            <w:proofErr w:type="spellStart"/>
            <w:r>
              <w:rPr>
                <w:b/>
              </w:rPr>
              <w:t>UoL</w:t>
            </w:r>
            <w:proofErr w:type="spellEnd"/>
            <w:r>
              <w:rPr>
                <w:b/>
              </w:rPr>
              <w:t xml:space="preserve">, CSIR, </w:t>
            </w:r>
            <w:proofErr w:type="spellStart"/>
            <w:r>
              <w:rPr>
                <w:b/>
              </w:rPr>
              <w:t>MoABF</w:t>
            </w:r>
            <w:proofErr w:type="spellEnd"/>
            <w:r>
              <w:rPr>
                <w:b/>
              </w:rPr>
              <w:t>, DWA,</w:t>
            </w:r>
            <w:r>
              <w:t xml:space="preserve"> ESA</w:t>
            </w:r>
          </w:p>
        </w:tc>
        <w:tc>
          <w:tcPr>
            <w:tcW w:w="1790"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ESRIN (IT)</w:t>
            </w:r>
          </w:p>
        </w:tc>
      </w:tr>
    </w:tbl>
    <w:p w:rsidR="00E1084D" w:rsidRDefault="00E1084D">
      <w:pPr>
        <w:pStyle w:val="Textoindependiente"/>
        <w:rPr>
          <w:lang w:val="en-US"/>
        </w:rPr>
      </w:pPr>
    </w:p>
    <w:p w:rsidR="00E1084D" w:rsidRDefault="007E6C47" w:rsidP="001B2426">
      <w:pPr>
        <w:pStyle w:val="Ttulo1"/>
        <w:numPr>
          <w:ilvl w:val="0"/>
          <w:numId w:val="34"/>
        </w:numPr>
        <w:rPr>
          <w:rFonts w:eastAsia="Calibri"/>
          <w:lang w:val="en-US"/>
        </w:rPr>
        <w:pPrChange w:id="101" w:author="Pilar Martin" w:date="2022-11-30T11:50:00Z">
          <w:pPr>
            <w:pStyle w:val="Ttulo1"/>
            <w:numPr>
              <w:numId w:val="62"/>
            </w:numPr>
            <w:tabs>
              <w:tab w:val="clear" w:pos="0"/>
              <w:tab w:val="num" w:pos="360"/>
            </w:tabs>
          </w:pPr>
        </w:pPrChange>
      </w:pPr>
      <w:r>
        <w:rPr>
          <w:rFonts w:ascii="TimesNewRomanPSMT" w:eastAsia="Calibri" w:hAnsi="TimesNewRomanPSMT" w:cs="TimesNewRomanPSMT"/>
          <w:lang w:val="en-US"/>
        </w:rPr>
        <w:t>R</w:t>
      </w:r>
      <w:r>
        <w:rPr>
          <w:rFonts w:eastAsia="Calibri"/>
          <w:lang w:val="en-US"/>
        </w:rPr>
        <w:t xml:space="preserve">isk management plan </w:t>
      </w:r>
    </w:p>
    <w:p w:rsidR="00E1084D" w:rsidRDefault="007E6C47">
      <w:pPr>
        <w:pStyle w:val="Textoindependiente"/>
      </w:pPr>
      <w:r>
        <w:t>We have identified the following problem areas or issues with regard to the implementation of EOMAJI. Each problem area has been subject to an evaluation with regard to probability an</w:t>
      </w:r>
      <w:r>
        <w:rPr>
          <w:color w:val="000000"/>
        </w:rPr>
        <w:t>d impact (</w:t>
      </w:r>
      <w:r>
        <w:rPr>
          <w:color w:val="000000"/>
        </w:rPr>
        <w:fldChar w:fldCharType="begin"/>
      </w:r>
      <w:r>
        <w:rPr>
          <w:color w:val="000000"/>
        </w:rPr>
        <w:instrText xml:space="preserve"> REF Ref_Table5_label_and_number \h </w:instrText>
      </w:r>
      <w:r>
        <w:rPr>
          <w:color w:val="000000"/>
        </w:rPr>
      </w:r>
      <w:r>
        <w:rPr>
          <w:color w:val="000000"/>
        </w:rPr>
        <w:fldChar w:fldCharType="separate"/>
      </w:r>
      <w:r>
        <w:rPr>
          <w:color w:val="000000"/>
        </w:rPr>
        <w:t>Table 6</w:t>
      </w:r>
      <w:r>
        <w:rPr>
          <w:color w:val="000000"/>
        </w:rPr>
        <w:fldChar w:fldCharType="end"/>
      </w:r>
      <w:r>
        <w:rPr>
          <w:color w:val="000000"/>
        </w:rPr>
        <w:t>) as well as proposed</w:t>
      </w:r>
      <w:r>
        <w:t xml:space="preserve"> mitigation procedure.</w:t>
      </w:r>
    </w:p>
    <w:p w:rsidR="00E1084D" w:rsidRDefault="007E6C47">
      <w:pPr>
        <w:pStyle w:val="Table"/>
      </w:pPr>
      <w:bookmarkStart w:id="102" w:name="Ref_Table5_label_and_number"/>
      <w:r>
        <w:t xml:space="preserve">Table </w:t>
      </w:r>
      <w:r>
        <w:fldChar w:fldCharType="begin"/>
      </w:r>
      <w:r>
        <w:instrText xml:space="preserve"> SEQ Table \* ARABIC </w:instrText>
      </w:r>
      <w:r>
        <w:fldChar w:fldCharType="separate"/>
      </w:r>
      <w:r>
        <w:t>6</w:t>
      </w:r>
      <w:r>
        <w:fldChar w:fldCharType="end"/>
      </w:r>
      <w:bookmarkEnd w:id="102"/>
      <w:r>
        <w:t>: Contingency table describing possible risks and mitigation actions</w:t>
      </w:r>
    </w:p>
    <w:tbl>
      <w:tblPr>
        <w:tblW w:w="9694" w:type="dxa"/>
        <w:tblInd w:w="-31" w:type="dxa"/>
        <w:tblLayout w:type="fixed"/>
        <w:tblCellMar>
          <w:top w:w="100" w:type="dxa"/>
          <w:left w:w="100" w:type="dxa"/>
          <w:bottom w:w="100" w:type="dxa"/>
          <w:right w:w="100" w:type="dxa"/>
        </w:tblCellMar>
        <w:tblLook w:val="04A0" w:firstRow="1" w:lastRow="0" w:firstColumn="1" w:lastColumn="0" w:noHBand="0" w:noVBand="1"/>
      </w:tblPr>
      <w:tblGrid>
        <w:gridCol w:w="3347"/>
        <w:gridCol w:w="1191"/>
        <w:gridCol w:w="1021"/>
        <w:gridCol w:w="4135"/>
      </w:tblGrid>
      <w:tr w:rsidR="00E1084D">
        <w:tc>
          <w:tcPr>
            <w:tcW w:w="334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Risk</w:t>
            </w:r>
          </w:p>
        </w:tc>
        <w:tc>
          <w:tcPr>
            <w:tcW w:w="119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Probability</w:t>
            </w:r>
          </w:p>
        </w:tc>
        <w:tc>
          <w:tcPr>
            <w:tcW w:w="102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Impact</w:t>
            </w:r>
          </w:p>
        </w:tc>
        <w:tc>
          <w:tcPr>
            <w:tcW w:w="4135"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Mitigation action</w:t>
            </w:r>
          </w:p>
        </w:tc>
      </w:tr>
      <w:tr w:rsidR="00E1084D">
        <w:tc>
          <w:tcPr>
            <w:tcW w:w="334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Low image availability due to cloud coverage</w:t>
            </w:r>
          </w:p>
        </w:tc>
        <w:tc>
          <w:tcPr>
            <w:tcW w:w="119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High</w:t>
            </w:r>
          </w:p>
        </w:tc>
        <w:tc>
          <w:tcPr>
            <w:tcW w:w="102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Medium</w:t>
            </w:r>
          </w:p>
        </w:tc>
        <w:tc>
          <w:tcPr>
            <w:tcW w:w="4135"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commentRangeStart w:id="103"/>
            <w:r>
              <w:t>Data fusion with other satellites</w:t>
            </w:r>
            <w:commentRangeEnd w:id="103"/>
            <w:r w:rsidR="0064424A">
              <w:rPr>
                <w:rStyle w:val="Refdecomentario"/>
              </w:rPr>
              <w:commentReference w:id="103"/>
            </w:r>
          </w:p>
        </w:tc>
      </w:tr>
      <w:tr w:rsidR="00E1084D">
        <w:tc>
          <w:tcPr>
            <w:tcW w:w="334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Lack of past and future ECOSTRESS and PRISMA acquisitions</w:t>
            </w:r>
          </w:p>
        </w:tc>
        <w:tc>
          <w:tcPr>
            <w:tcW w:w="119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Medium</w:t>
            </w:r>
          </w:p>
        </w:tc>
        <w:tc>
          <w:tcPr>
            <w:tcW w:w="102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High</w:t>
            </w:r>
          </w:p>
        </w:tc>
        <w:tc>
          <w:tcPr>
            <w:tcW w:w="4135"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Careful selection of study areas. Identification of missions which could function as proxies of ECOSTRESS and PRISMA</w:t>
            </w:r>
          </w:p>
        </w:tc>
      </w:tr>
      <w:tr w:rsidR="00E1084D">
        <w:tc>
          <w:tcPr>
            <w:tcW w:w="334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Lack of in-situ data for validation</w:t>
            </w:r>
          </w:p>
        </w:tc>
        <w:tc>
          <w:tcPr>
            <w:tcW w:w="119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Medium</w:t>
            </w:r>
          </w:p>
        </w:tc>
        <w:tc>
          <w:tcPr>
            <w:tcW w:w="102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Medium</w:t>
            </w:r>
          </w:p>
        </w:tc>
        <w:tc>
          <w:tcPr>
            <w:tcW w:w="4135"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Early discussion with African partners regarding field data availability. Inclusion of well-instrumented sites</w:t>
            </w:r>
            <w:ins w:id="104" w:author="Pilar Martin" w:date="2022-11-30T11:42:00Z">
              <w:r w:rsidR="0064424A">
                <w:t xml:space="preserve"> with optimal series of </w:t>
              </w:r>
              <w:proofErr w:type="spellStart"/>
              <w:r w:rsidR="0064424A">
                <w:t>in.</w:t>
              </w:r>
            </w:ins>
            <w:ins w:id="105" w:author="Pilar Martin" w:date="2022-11-30T11:43:00Z">
              <w:r w:rsidR="0064424A">
                <w:t>situ</w:t>
              </w:r>
              <w:proofErr w:type="spellEnd"/>
              <w:r w:rsidR="0064424A">
                <w:t xml:space="preserve"> data available</w:t>
              </w:r>
            </w:ins>
            <w:r>
              <w:t xml:space="preserve"> outside of Africa for validation.</w:t>
            </w:r>
          </w:p>
        </w:tc>
      </w:tr>
      <w:tr w:rsidR="00E1084D">
        <w:tc>
          <w:tcPr>
            <w:tcW w:w="3347"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Political instability in Burkina Faso</w:t>
            </w:r>
          </w:p>
        </w:tc>
        <w:tc>
          <w:tcPr>
            <w:tcW w:w="119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Medium</w:t>
            </w:r>
          </w:p>
        </w:tc>
        <w:tc>
          <w:tcPr>
            <w:tcW w:w="1021"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Low</w:t>
            </w:r>
          </w:p>
        </w:tc>
        <w:tc>
          <w:tcPr>
            <w:tcW w:w="4135" w:type="dxa"/>
            <w:tcBorders>
              <w:top w:val="single" w:sz="8" w:space="0" w:color="000000"/>
              <w:left w:val="single" w:sz="8" w:space="0" w:color="000000"/>
              <w:bottom w:val="single" w:sz="8" w:space="0" w:color="000000"/>
              <w:right w:val="single" w:sz="8" w:space="0" w:color="000000"/>
            </w:tcBorders>
          </w:tcPr>
          <w:p w:rsidR="00E1084D" w:rsidRDefault="007E6C47">
            <w:pPr>
              <w:widowControl w:val="0"/>
              <w:spacing w:line="240" w:lineRule="auto"/>
            </w:pPr>
            <w:r>
              <w:t>Identification of additional Early Adopters in west Africa.</w:t>
            </w:r>
          </w:p>
        </w:tc>
      </w:tr>
    </w:tbl>
    <w:p w:rsidR="00E1084D" w:rsidRDefault="00E1084D"/>
    <w:p w:rsidR="00E1084D" w:rsidRDefault="007E6C47">
      <w:pPr>
        <w:numPr>
          <w:ilvl w:val="0"/>
          <w:numId w:val="8"/>
        </w:numPr>
        <w:spacing w:before="86"/>
        <w:ind w:left="1440"/>
      </w:pPr>
      <w:r>
        <w:rPr>
          <w:u w:val="single"/>
        </w:rPr>
        <w:t>Cloud coverage.</w:t>
      </w:r>
      <w:r>
        <w:t xml:space="preserve"> Some of the areas of interest can be impacted by seasonally persistent cloud coverage, hampering the availability of EO optical data. This is particularly relevant in missions with less frequent repeating cycles or with non-systematic acquisitions.</w:t>
      </w:r>
    </w:p>
    <w:p w:rsidR="00E1084D" w:rsidRDefault="007E6C47">
      <w:pPr>
        <w:numPr>
          <w:ilvl w:val="0"/>
          <w:numId w:val="8"/>
        </w:numPr>
        <w:spacing w:before="86"/>
        <w:ind w:left="1440"/>
      </w:pPr>
      <w:r>
        <w:rPr>
          <w:u w:val="single"/>
        </w:rPr>
        <w:t>Infrequent historical and inability to task future ECOSTRESS/PRISMA acquisitions.</w:t>
      </w:r>
      <w:r>
        <w:t xml:space="preserve"> We conducted a preliminary survey on available imagery in areas of interest by our Early Adopters and beyond, and in particular for PRISMA there is quite scarce available data. In addition, tasking of future acquisitions might be difficult due technical issues and already existing tasking commitments.</w:t>
      </w:r>
    </w:p>
    <w:p w:rsidR="00E1084D" w:rsidRDefault="007E6C47">
      <w:pPr>
        <w:numPr>
          <w:ilvl w:val="0"/>
          <w:numId w:val="8"/>
        </w:numPr>
        <w:spacing w:before="86"/>
        <w:ind w:left="1440"/>
      </w:pPr>
      <w:r>
        <w:rPr>
          <w:u w:val="single"/>
        </w:rPr>
        <w:t>Lack of in situ data for validation.</w:t>
      </w:r>
      <w:r>
        <w:t xml:space="preserve"> In order to validate the algorithm and prototype that will be developed, yield and ET/irrigation data are needed, </w:t>
      </w:r>
      <w:proofErr w:type="gramStart"/>
      <w:r>
        <w:t>which  might</w:t>
      </w:r>
      <w:proofErr w:type="gramEnd"/>
      <w:r>
        <w:t xml:space="preserve"> be difficult to access. </w:t>
      </w:r>
      <w:proofErr w:type="spellStart"/>
      <w:r>
        <w:lastRenderedPageBreak/>
        <w:t>MoABF</w:t>
      </w:r>
      <w:proofErr w:type="spellEnd"/>
      <w:r>
        <w:t xml:space="preserve"> has already provided us with some yield for several rice fields in two different areas for the agronomic years 2019 </w:t>
      </w:r>
      <w:del w:id="106" w:author="Pilar Martin" w:date="2022-11-30T11:43:00Z">
        <w:r w:rsidDel="0064424A">
          <w:delText xml:space="preserve"> </w:delText>
        </w:r>
      </w:del>
      <w:r>
        <w:t>and 2020.</w:t>
      </w:r>
    </w:p>
    <w:p w:rsidR="00E1084D" w:rsidRDefault="007E6C47">
      <w:pPr>
        <w:numPr>
          <w:ilvl w:val="0"/>
          <w:numId w:val="8"/>
        </w:numPr>
        <w:spacing w:before="86"/>
        <w:ind w:left="1440"/>
      </w:pPr>
      <w:r>
        <w:rPr>
          <w:u w:val="single"/>
        </w:rPr>
        <w:t>Political instability in Burkina Faso.</w:t>
      </w:r>
      <w:r>
        <w:t xml:space="preserve"> The recent events occurring in Burkina Faso, with a military coup on 23 January 2022, might cause </w:t>
      </w:r>
      <w:proofErr w:type="gramStart"/>
      <w:r>
        <w:t>an impossibility</w:t>
      </w:r>
      <w:proofErr w:type="gramEnd"/>
      <w:r>
        <w:t xml:space="preserve"> for its Ministry of Agriculture to effectively collaborate in the planned activities.</w:t>
      </w:r>
    </w:p>
    <w:p w:rsidR="00E1084D" w:rsidRDefault="00E1084D"/>
    <w:p w:rsidR="00E1084D" w:rsidRDefault="00E1084D">
      <w:pPr>
        <w:widowControl w:val="0"/>
        <w:spacing w:line="240" w:lineRule="auto"/>
        <w:ind w:left="851" w:hanging="851"/>
        <w:jc w:val="both"/>
        <w:rPr>
          <w:rFonts w:eastAsia="Arial" w:cs="Arial"/>
          <w:color w:val="000000"/>
          <w:sz w:val="18"/>
          <w:szCs w:val="18"/>
          <w:shd w:val="clear" w:color="auto" w:fill="00FF00"/>
        </w:rPr>
      </w:pPr>
    </w:p>
    <w:p w:rsidR="00E1084D" w:rsidRDefault="007E6C47">
      <w:pPr>
        <w:pStyle w:val="Textoindependiente"/>
      </w:pPr>
      <w:r>
        <w:t>Based on the main problems identified, we foresee the following solutions:</w:t>
      </w:r>
    </w:p>
    <w:p w:rsidR="00E1084D" w:rsidRDefault="007E6C47" w:rsidP="001B2426">
      <w:pPr>
        <w:numPr>
          <w:ilvl w:val="0"/>
          <w:numId w:val="35"/>
        </w:numPr>
        <w:spacing w:before="86"/>
        <w:ind w:left="1440"/>
        <w:pPrChange w:id="107" w:author="Pilar Martin" w:date="2022-11-30T11:50:00Z">
          <w:pPr>
            <w:numPr>
              <w:numId w:val="63"/>
            </w:numPr>
            <w:tabs>
              <w:tab w:val="num" w:pos="360"/>
            </w:tabs>
            <w:spacing w:before="86"/>
            <w:ind w:left="1440"/>
          </w:pPr>
        </w:pPrChange>
      </w:pPr>
      <w:r>
        <w:rPr>
          <w:u w:val="single"/>
        </w:rPr>
        <w:t>Cloud coverage.</w:t>
      </w:r>
      <w:r>
        <w:t xml:space="preserve"> Data fusion with Sentinel-2 and Sentinel-3, as well as ET gap filling techniques, will be implemented in cloudy conditions. The consortium has a wide and successful experience in sharpening Sentinel data to produce daily ET estimates at field scale (e.g. SEN-ET and ET4FAO ESA EO Science for Society projects).</w:t>
      </w:r>
    </w:p>
    <w:p w:rsidR="00E1084D" w:rsidRDefault="007E6C47">
      <w:pPr>
        <w:numPr>
          <w:ilvl w:val="0"/>
          <w:numId w:val="8"/>
        </w:numPr>
        <w:spacing w:before="86"/>
        <w:ind w:left="1440"/>
      </w:pPr>
      <w:r>
        <w:rPr>
          <w:u w:val="single"/>
        </w:rPr>
        <w:t>Infrequent historical ECOSTRESS/PRISMA acquisitions.</w:t>
      </w:r>
      <w:r>
        <w:t xml:space="preserve"> We have selected our African partners partly based on availability of historical ECOSTRESS/PRISMA acquisitions in their areas of interest. Historical Sentinel-2 data will be used to complement PRISMA data, whereas Landsat 8 and 9 will substitute ECOSTRESS imagery when any of these dataset </w:t>
      </w:r>
      <w:proofErr w:type="gramStart"/>
      <w:r>
        <w:t>were</w:t>
      </w:r>
      <w:proofErr w:type="gramEnd"/>
      <w:r>
        <w:t xml:space="preserve"> missing. Historical </w:t>
      </w:r>
      <w:proofErr w:type="spellStart"/>
      <w:r>
        <w:t>hyperspectral</w:t>
      </w:r>
      <w:proofErr w:type="spellEnd"/>
      <w:r>
        <w:t xml:space="preserve"> data could be used from </w:t>
      </w:r>
      <w:r>
        <w:rPr>
          <w:i/>
        </w:rPr>
        <w:t>ad hoc</w:t>
      </w:r>
      <w:r>
        <w:t xml:space="preserve"> airborne campaigns such as HYPLANT 2018 </w:t>
      </w:r>
      <w:del w:id="108" w:author="Pilar Martin" w:date="2022-11-30T11:44:00Z">
        <w:r w:rsidDel="0064424A">
          <w:delText xml:space="preserve">y </w:delText>
        </w:r>
      </w:del>
      <w:ins w:id="109" w:author="Pilar Martin" w:date="2022-11-30T11:44:00Z">
        <w:r w:rsidR="0064424A">
          <w:t>and</w:t>
        </w:r>
        <w:r w:rsidR="0064424A">
          <w:t xml:space="preserve"> </w:t>
        </w:r>
      </w:ins>
      <w:r>
        <w:t xml:space="preserve">AVIRIS-NG 2021, which could be used to simulate PRISMA imagery. In addition we will explore the potential of using other novel sensors as a replacement for tasked ECOSTRESS (e.g. </w:t>
      </w:r>
      <w:proofErr w:type="spellStart"/>
      <w:r>
        <w:t>LisR</w:t>
      </w:r>
      <w:proofErr w:type="spellEnd"/>
      <w:r>
        <w:t xml:space="preserve"> of ISS and </w:t>
      </w:r>
      <w:proofErr w:type="spellStart"/>
      <w:r>
        <w:t>HiVE</w:t>
      </w:r>
      <w:proofErr w:type="spellEnd"/>
      <w:r>
        <w:t xml:space="preserve"> micro-satellites from </w:t>
      </w:r>
      <w:proofErr w:type="spellStart"/>
      <w:r>
        <w:t>ConstellR</w:t>
      </w:r>
      <w:proofErr w:type="spellEnd"/>
      <w:r>
        <w:t xml:space="preserve"> - </w:t>
      </w:r>
      <w:commentRangeStart w:id="110"/>
      <w:r>
        <w:t>see Letter of Support in Annex 3</w:t>
      </w:r>
      <w:commentRangeEnd w:id="110"/>
      <w:r w:rsidR="0064424A">
        <w:rPr>
          <w:rStyle w:val="Refdecomentario"/>
        </w:rPr>
        <w:commentReference w:id="110"/>
      </w:r>
      <w:r>
        <w:t xml:space="preserve">) and PRISMA (DESIS on ISS and </w:t>
      </w:r>
      <w:proofErr w:type="spellStart"/>
      <w:r>
        <w:t>EnMAP</w:t>
      </w:r>
      <w:proofErr w:type="spellEnd"/>
      <w:r>
        <w:t xml:space="preserve"> satellite from DLR) acquisitions.</w:t>
      </w:r>
    </w:p>
    <w:p w:rsidR="00E1084D" w:rsidRDefault="007E6C47">
      <w:pPr>
        <w:numPr>
          <w:ilvl w:val="0"/>
          <w:numId w:val="8"/>
        </w:numPr>
        <w:spacing w:before="86"/>
        <w:ind w:left="1440"/>
      </w:pPr>
      <w:r>
        <w:rPr>
          <w:u w:val="single"/>
        </w:rPr>
        <w:t>Lack of in situ data for validation.</w:t>
      </w:r>
      <w:r>
        <w:t xml:space="preserve"> As mentioned previously </w:t>
      </w:r>
      <w:proofErr w:type="spellStart"/>
      <w:r>
        <w:t>MoABF</w:t>
      </w:r>
      <w:proofErr w:type="spellEnd"/>
      <w:r>
        <w:t xml:space="preserve"> has already provided us with some yield for several rice fields in two different areas, and they are exploring additional data from surveys conducted by technicians. </w:t>
      </w:r>
      <w:r>
        <w:rPr>
          <w:color w:val="000000"/>
        </w:rPr>
        <w:t>In addition, CSIR in collaboration with the University of Pretoria are evaluating the availability of historical crop data in experimental sites.</w:t>
      </w:r>
      <w:r>
        <w:t xml:space="preserve"> Nevertheless, during the algorithm development and validation phase (phase A of the ITT) we will consider other sites outside Africa, but with similar climatology, with long-term record of in situ measurements, such as </w:t>
      </w:r>
      <w:proofErr w:type="spellStart"/>
      <w:r>
        <w:t>Majadas</w:t>
      </w:r>
      <w:proofErr w:type="spellEnd"/>
      <w:r>
        <w:t xml:space="preserve"> de </w:t>
      </w:r>
      <w:del w:id="111" w:author="Pilar Martin" w:date="2022-11-30T11:45:00Z">
        <w:r w:rsidDel="0064424A">
          <w:delText xml:space="preserve">Tietar </w:delText>
        </w:r>
      </w:del>
      <w:proofErr w:type="spellStart"/>
      <w:ins w:id="112" w:author="Pilar Martin" w:date="2022-11-30T11:45:00Z">
        <w:r w:rsidR="0064424A">
          <w:t>Ti</w:t>
        </w:r>
        <w:r w:rsidR="0064424A">
          <w:t>é</w:t>
        </w:r>
        <w:r w:rsidR="0064424A">
          <w:t>tar</w:t>
        </w:r>
        <w:proofErr w:type="spellEnd"/>
        <w:r w:rsidR="0064424A">
          <w:t xml:space="preserve"> </w:t>
        </w:r>
      </w:ins>
      <w:r>
        <w:t>FLUXNET</w:t>
      </w:r>
      <w:ins w:id="113" w:author="Pilar Martin" w:date="2022-11-30T11:45:00Z">
        <w:r w:rsidR="00501CEE">
          <w:t>/ICOS</w:t>
        </w:r>
      </w:ins>
      <w:r>
        <w:t xml:space="preserve"> site</w:t>
      </w:r>
      <w:del w:id="114" w:author="Pilar Martin" w:date="2022-11-30T11:46:00Z">
        <w:r w:rsidDel="00501CEE">
          <w:delText>s</w:delText>
        </w:r>
      </w:del>
      <w:r>
        <w:t xml:space="preserve"> and/or </w:t>
      </w:r>
      <w:proofErr w:type="spellStart"/>
      <w:r>
        <w:t>Barrax</w:t>
      </w:r>
      <w:proofErr w:type="spellEnd"/>
      <w:r>
        <w:t xml:space="preserve"> experimental farm, both in Spain.</w:t>
      </w:r>
    </w:p>
    <w:p w:rsidR="00E1084D" w:rsidRDefault="007E6C47">
      <w:pPr>
        <w:numPr>
          <w:ilvl w:val="0"/>
          <w:numId w:val="8"/>
        </w:numPr>
        <w:spacing w:before="86"/>
        <w:ind w:left="1440"/>
        <w:jc w:val="both"/>
        <w:rPr>
          <w:lang w:val="en-US"/>
        </w:rPr>
      </w:pPr>
      <w:r>
        <w:rPr>
          <w:u w:val="single"/>
          <w:lang w:val="en-US"/>
        </w:rPr>
        <w:t>Political instability in Burkina Faso</w:t>
      </w:r>
      <w:r>
        <w:rPr>
          <w:lang w:val="en-US"/>
        </w:rPr>
        <w:t>. By the time of the project Kick-Off it is possible that the political situation in Burkina Faso would be normalized again. However, if that is not the case, we foresee contacting other Early Adopter candidates in the West Africa region (e.g. AGRHYMET) to include them before the Kick-Off.</w:t>
      </w:r>
    </w:p>
    <w:p w:rsidR="00E1084D" w:rsidRDefault="007E6C47" w:rsidP="001B2426">
      <w:pPr>
        <w:pStyle w:val="Ttulo1"/>
        <w:numPr>
          <w:ilvl w:val="0"/>
          <w:numId w:val="36"/>
        </w:numPr>
        <w:rPr>
          <w:rFonts w:eastAsia="Calibri"/>
          <w:lang w:val="en-US"/>
        </w:rPr>
        <w:pPrChange w:id="115" w:author="Pilar Martin" w:date="2022-11-30T11:50:00Z">
          <w:pPr>
            <w:pStyle w:val="Ttulo1"/>
            <w:numPr>
              <w:numId w:val="64"/>
            </w:numPr>
            <w:tabs>
              <w:tab w:val="clear" w:pos="0"/>
              <w:tab w:val="num" w:pos="360"/>
            </w:tabs>
          </w:pPr>
        </w:pPrChange>
      </w:pPr>
      <w:r>
        <w:rPr>
          <w:rFonts w:eastAsia="Calibri"/>
          <w:lang w:val="en-US"/>
        </w:rPr>
        <w:t>Quality assurance</w:t>
      </w:r>
    </w:p>
    <w:p w:rsidR="00E1084D" w:rsidRDefault="007E6C47">
      <w:pPr>
        <w:pStyle w:val="Textoindependiente"/>
        <w:jc w:val="both"/>
      </w:pPr>
      <w:r>
        <w:t>All activities of AECSIC are conducted in accordance with internationally accepted principles for quality management.</w:t>
      </w:r>
    </w:p>
    <w:p w:rsidR="00E1084D" w:rsidRDefault="007E6C47" w:rsidP="001B2426">
      <w:pPr>
        <w:pStyle w:val="Ttulo2"/>
        <w:numPr>
          <w:ilvl w:val="1"/>
          <w:numId w:val="37"/>
        </w:numPr>
        <w:pPrChange w:id="116" w:author="Pilar Martin" w:date="2022-11-30T11:50:00Z">
          <w:pPr>
            <w:pStyle w:val="Ttulo2"/>
            <w:numPr>
              <w:numId w:val="65"/>
            </w:numPr>
            <w:tabs>
              <w:tab w:val="clear" w:pos="0"/>
              <w:tab w:val="num" w:pos="360"/>
            </w:tabs>
          </w:pPr>
        </w:pPrChange>
      </w:pPr>
      <w:bookmarkStart w:id="117" w:name="_Toc415100172"/>
      <w:bookmarkStart w:id="118" w:name="_Toc414284923"/>
      <w:bookmarkStart w:id="119" w:name="_Toc415075519"/>
      <w:bookmarkStart w:id="120" w:name="_Toc415077253"/>
      <w:bookmarkStart w:id="121" w:name="_Toc415093688"/>
      <w:r>
        <w:t xml:space="preserve"> Quality assurance plan</w:t>
      </w:r>
      <w:bookmarkEnd w:id="117"/>
      <w:bookmarkEnd w:id="118"/>
      <w:bookmarkEnd w:id="119"/>
      <w:bookmarkEnd w:id="120"/>
      <w:bookmarkEnd w:id="121"/>
    </w:p>
    <w:p w:rsidR="00E1084D" w:rsidRDefault="007E6C47">
      <w:pPr>
        <w:pStyle w:val="Textoindependiente"/>
        <w:jc w:val="both"/>
      </w:pPr>
      <w:r>
        <w:t>The Project Management Team will prepare a self-contained Quality Assurance Plan (QAP) describing the procedures to be applied by all Team Members to ensure the quality of the services to be rendered, and to define the responsibility and authority of all key personnel within the organisation. The responsibility for the implementation of the QAP is with the Project Manager. Quality assurance is the responsibility of all team members, who will be familiar with the plan and comply with the procedures. Quality control and adherence to the quality procedures will be reviewed periodically by the Home Office Backup and Quality Control Officer and findings and recommendations will be reported to the Project Manager</w:t>
      </w:r>
    </w:p>
    <w:p w:rsidR="00E1084D" w:rsidRDefault="007E6C47" w:rsidP="001B2426">
      <w:pPr>
        <w:pStyle w:val="Ttulo2"/>
        <w:numPr>
          <w:ilvl w:val="1"/>
          <w:numId w:val="38"/>
        </w:numPr>
        <w:pPrChange w:id="122" w:author="Pilar Martin" w:date="2022-11-30T11:50:00Z">
          <w:pPr>
            <w:pStyle w:val="Ttulo2"/>
            <w:numPr>
              <w:numId w:val="66"/>
            </w:numPr>
            <w:tabs>
              <w:tab w:val="clear" w:pos="0"/>
              <w:tab w:val="num" w:pos="360"/>
            </w:tabs>
          </w:pPr>
        </w:pPrChange>
      </w:pPr>
      <w:bookmarkStart w:id="123" w:name="_Toc415100173"/>
      <w:bookmarkStart w:id="124" w:name="_Toc415093689"/>
      <w:bookmarkStart w:id="125" w:name="_Toc415077254"/>
      <w:bookmarkStart w:id="126" w:name="_Toc415075520"/>
      <w:bookmarkStart w:id="127" w:name="_Toc414284924"/>
      <w:r>
        <w:lastRenderedPageBreak/>
        <w:t>Quality assurance by the project management</w:t>
      </w:r>
      <w:bookmarkEnd w:id="123"/>
      <w:bookmarkEnd w:id="124"/>
      <w:bookmarkEnd w:id="125"/>
      <w:bookmarkEnd w:id="126"/>
      <w:bookmarkEnd w:id="127"/>
      <w:r>
        <w:t xml:space="preserve"> </w:t>
      </w:r>
    </w:p>
    <w:p w:rsidR="00E1084D" w:rsidRDefault="007E6C47">
      <w:pPr>
        <w:pStyle w:val="Textoindependiente"/>
        <w:spacing w:after="120" w:line="200" w:lineRule="atLeast"/>
        <w:jc w:val="both"/>
      </w:pPr>
      <w:r>
        <w:t>The day-to-day management of the project is the responsibility of the Project Manager. Among the duties of project management related to quality assurance are:</w:t>
      </w:r>
    </w:p>
    <w:p w:rsidR="00E1084D" w:rsidRDefault="007E6C47">
      <w:pPr>
        <w:pStyle w:val="Bullet"/>
        <w:numPr>
          <w:ilvl w:val="0"/>
          <w:numId w:val="10"/>
        </w:numPr>
        <w:tabs>
          <w:tab w:val="clear" w:pos="1559"/>
          <w:tab w:val="left" w:pos="1134"/>
          <w:tab w:val="left" w:pos="2693"/>
        </w:tabs>
        <w:spacing w:line="200" w:lineRule="atLeast"/>
        <w:ind w:left="992" w:hanging="425"/>
        <w:jc w:val="both"/>
      </w:pPr>
      <w:r>
        <w:t>Ensure all team members are familiar with the general procedures, and quality assurance procedures</w:t>
      </w:r>
    </w:p>
    <w:p w:rsidR="00E1084D" w:rsidRDefault="007E6C47">
      <w:pPr>
        <w:pStyle w:val="Bullet"/>
        <w:numPr>
          <w:ilvl w:val="0"/>
          <w:numId w:val="10"/>
        </w:numPr>
        <w:tabs>
          <w:tab w:val="clear" w:pos="1559"/>
          <w:tab w:val="left" w:pos="1134"/>
          <w:tab w:val="left" w:pos="2693"/>
        </w:tabs>
        <w:spacing w:line="200" w:lineRule="atLeast"/>
        <w:ind w:left="992" w:hanging="425"/>
        <w:jc w:val="both"/>
      </w:pPr>
      <w:r>
        <w:t>Ensure any external participants are aware of the quality assurance procedures</w:t>
      </w:r>
    </w:p>
    <w:p w:rsidR="00E1084D" w:rsidRDefault="007E6C47">
      <w:pPr>
        <w:pStyle w:val="Bullet"/>
        <w:numPr>
          <w:ilvl w:val="0"/>
          <w:numId w:val="10"/>
        </w:numPr>
        <w:tabs>
          <w:tab w:val="clear" w:pos="1559"/>
          <w:tab w:val="left" w:pos="1134"/>
          <w:tab w:val="left" w:pos="2693"/>
        </w:tabs>
        <w:spacing w:line="200" w:lineRule="atLeast"/>
        <w:ind w:left="992" w:hanging="425"/>
        <w:jc w:val="both"/>
      </w:pPr>
      <w:r>
        <w:t>Assist all team members in the implementation of the quality assurance procedures</w:t>
      </w:r>
    </w:p>
    <w:p w:rsidR="00E1084D" w:rsidRDefault="007E6C47">
      <w:pPr>
        <w:pStyle w:val="Bullet"/>
        <w:numPr>
          <w:ilvl w:val="0"/>
          <w:numId w:val="10"/>
        </w:numPr>
        <w:tabs>
          <w:tab w:val="clear" w:pos="1559"/>
          <w:tab w:val="left" w:pos="1134"/>
          <w:tab w:val="left" w:pos="2693"/>
        </w:tabs>
        <w:spacing w:line="200" w:lineRule="atLeast"/>
        <w:ind w:left="992" w:hanging="425"/>
        <w:jc w:val="both"/>
      </w:pPr>
      <w:r>
        <w:t>Administration of the quality assurance procedures</w:t>
      </w:r>
    </w:p>
    <w:p w:rsidR="00E1084D" w:rsidRDefault="007E6C47">
      <w:pPr>
        <w:pStyle w:val="Bullet"/>
        <w:numPr>
          <w:ilvl w:val="0"/>
          <w:numId w:val="10"/>
        </w:numPr>
        <w:tabs>
          <w:tab w:val="clear" w:pos="1559"/>
          <w:tab w:val="left" w:pos="1134"/>
          <w:tab w:val="left" w:pos="2693"/>
        </w:tabs>
        <w:spacing w:line="200" w:lineRule="atLeast"/>
        <w:ind w:left="992" w:hanging="425"/>
        <w:jc w:val="both"/>
      </w:pPr>
      <w:r>
        <w:t>Cooperation with the Quality Assurance staff member in inspecting the quality assurance procedures</w:t>
      </w:r>
    </w:p>
    <w:p w:rsidR="00E1084D" w:rsidRDefault="007E6C47">
      <w:pPr>
        <w:pStyle w:val="Bullet"/>
        <w:numPr>
          <w:ilvl w:val="0"/>
          <w:numId w:val="10"/>
        </w:numPr>
        <w:tabs>
          <w:tab w:val="clear" w:pos="1559"/>
          <w:tab w:val="left" w:pos="1134"/>
          <w:tab w:val="left" w:pos="2693"/>
        </w:tabs>
        <w:spacing w:line="200" w:lineRule="atLeast"/>
        <w:ind w:left="992" w:hanging="425"/>
        <w:jc w:val="both"/>
      </w:pPr>
      <w:r>
        <w:t>Implementation of the recommendations of the Quality Assurance staff member.</w:t>
      </w:r>
    </w:p>
    <w:p w:rsidR="00E1084D" w:rsidRDefault="00E1084D">
      <w:pPr>
        <w:pStyle w:val="TableHeading"/>
        <w:spacing w:before="0" w:after="0" w:line="200" w:lineRule="atLeast"/>
        <w:ind w:left="2982"/>
        <w:jc w:val="both"/>
        <w:rPr>
          <w:b w:val="0"/>
          <w:color w:val="auto"/>
          <w:sz w:val="20"/>
          <w:szCs w:val="22"/>
        </w:rPr>
      </w:pPr>
    </w:p>
    <w:p w:rsidR="00E1084D" w:rsidRDefault="007E6C47">
      <w:pPr>
        <w:pStyle w:val="Textoindependiente"/>
        <w:jc w:val="both"/>
      </w:pPr>
      <w:r>
        <w:t xml:space="preserve">In order to ensure proper planning, coordination and compliance with established procedures, all formal communication with ESA and project participants will be passed through the Project Manager. This should not limit the informal exchange of information and ideas among all project participants, which should take place in an open spirit working towards a common goal. </w:t>
      </w:r>
    </w:p>
    <w:p w:rsidR="00E1084D" w:rsidRDefault="007E6C47">
      <w:pPr>
        <w:pStyle w:val="Textoindependiente"/>
        <w:jc w:val="both"/>
      </w:pPr>
      <w:r>
        <w:t>For all formal meetings arranged by the project, an agenda will be prepared along with a brief note describing the background to the agenda items, and the issues expected to be discussed and resolved. This will be distributed in advance to all participants in the meeting. The participants should arrive at the meeting informed and prepared to make a positive contribution to the discussion and the resolutions.</w:t>
      </w:r>
    </w:p>
    <w:p w:rsidR="00E1084D" w:rsidRDefault="007E6C47" w:rsidP="001B2426">
      <w:pPr>
        <w:pStyle w:val="Ttulo1"/>
        <w:numPr>
          <w:ilvl w:val="0"/>
          <w:numId w:val="39"/>
        </w:numPr>
        <w:pPrChange w:id="128" w:author="Pilar Martin" w:date="2022-11-30T11:50:00Z">
          <w:pPr>
            <w:pStyle w:val="Ttulo1"/>
            <w:numPr>
              <w:numId w:val="67"/>
            </w:numPr>
            <w:tabs>
              <w:tab w:val="clear" w:pos="0"/>
              <w:tab w:val="num" w:pos="360"/>
            </w:tabs>
          </w:pPr>
        </w:pPrChange>
      </w:pPr>
      <w:r>
        <w:t>Promotion and Dissemination Plan</w:t>
      </w:r>
    </w:p>
    <w:p w:rsidR="00E1084D" w:rsidRDefault="007E6C47">
      <w:pPr>
        <w:pStyle w:val="Textoindependiente"/>
        <w:jc w:val="both"/>
      </w:pPr>
      <w:r>
        <w:t>We will pay particular attention to the promotion and outreach activities, as they are a very important for the uptake of EOMAJI outcomes.</w:t>
      </w:r>
    </w:p>
    <w:p w:rsidR="00E1084D" w:rsidRDefault="007E6C47">
      <w:pPr>
        <w:pStyle w:val="Textoindependiente"/>
        <w:jc w:val="both"/>
      </w:pPr>
      <w:r>
        <w:t xml:space="preserve">We will prepare, implement and maintain an informal promotion/dissemination plan on the Project repository as a track record of all completed and upcoming activities related to the key activities as described below in section </w:t>
      </w:r>
      <w:r>
        <w:fldChar w:fldCharType="begin"/>
      </w:r>
      <w:r>
        <w:instrText xml:space="preserve"> REF _Ref437331685 \r \h </w:instrText>
      </w:r>
      <w:r>
        <w:fldChar w:fldCharType="separate"/>
      </w:r>
      <w:r>
        <w:t>11.1</w:t>
      </w:r>
      <w:r>
        <w:fldChar w:fldCharType="end"/>
      </w:r>
      <w:r>
        <w:t xml:space="preserve"> to 11.3.</w:t>
      </w:r>
    </w:p>
    <w:p w:rsidR="00E1084D" w:rsidRDefault="007E6C47" w:rsidP="001B2426">
      <w:pPr>
        <w:pStyle w:val="Ttulo2"/>
        <w:numPr>
          <w:ilvl w:val="1"/>
          <w:numId w:val="40"/>
        </w:numPr>
        <w:pPrChange w:id="129" w:author="Pilar Martin" w:date="2022-11-30T11:50:00Z">
          <w:pPr>
            <w:pStyle w:val="Ttulo2"/>
            <w:numPr>
              <w:numId w:val="68"/>
            </w:numPr>
            <w:tabs>
              <w:tab w:val="clear" w:pos="0"/>
              <w:tab w:val="num" w:pos="360"/>
            </w:tabs>
          </w:pPr>
        </w:pPrChange>
      </w:pPr>
      <w:bookmarkStart w:id="130" w:name="_Ref437331685"/>
      <w:r>
        <w:t>Project Web Site</w:t>
      </w:r>
      <w:bookmarkEnd w:id="130"/>
    </w:p>
    <w:p w:rsidR="00E1084D" w:rsidRDefault="007E6C47">
      <w:pPr>
        <w:pStyle w:val="Textoindependiente"/>
        <w:jc w:val="both"/>
      </w:pPr>
      <w:r>
        <w:t xml:space="preserve">A </w:t>
      </w:r>
      <w:del w:id="131" w:author="Pilar Martin" w:date="2022-11-30T11:48:00Z">
        <w:r w:rsidDel="00501CEE">
          <w:delText xml:space="preserve">simple </w:delText>
        </w:r>
      </w:del>
      <w:r>
        <w:t xml:space="preserve">project web site will be established under WP5 – Outreach activities and Early Adopters engagement, briefly outlining the background of EOMAJI and relevant background and supporting information. </w:t>
      </w:r>
    </w:p>
    <w:p w:rsidR="00E1084D" w:rsidRDefault="007E6C47">
      <w:pPr>
        <w:pStyle w:val="Textoindependiente"/>
        <w:jc w:val="both"/>
      </w:pPr>
      <w:r>
        <w:t xml:space="preserve">The content inputs for the website will be developed by the consortium and where relevant with inputs from all involved parties (incl. the users) under leadership of DHI. The preliminary </w:t>
      </w:r>
      <w:proofErr w:type="gramStart"/>
      <w:r>
        <w:t>design of the website foresee</w:t>
      </w:r>
      <w:proofErr w:type="gramEnd"/>
      <w:r>
        <w:t xml:space="preserve"> the hosting of the following content: </w:t>
      </w:r>
    </w:p>
    <w:p w:rsidR="00E1084D" w:rsidRDefault="007E6C47">
      <w:pPr>
        <w:pStyle w:val="Bulletlast"/>
        <w:jc w:val="both"/>
      </w:pPr>
      <w:r>
        <w:t>ABOUT: the project information section, including sub-pages on:</w:t>
      </w:r>
    </w:p>
    <w:p w:rsidR="00E1084D" w:rsidRDefault="007E6C47">
      <w:pPr>
        <w:pStyle w:val="Bulletlast"/>
        <w:numPr>
          <w:ilvl w:val="1"/>
          <w:numId w:val="9"/>
        </w:numPr>
        <w:jc w:val="both"/>
      </w:pPr>
      <w:r>
        <w:t xml:space="preserve">PARTNERS: An information sheet on the EOMAJI consortium </w:t>
      </w:r>
    </w:p>
    <w:p w:rsidR="00E1084D" w:rsidRDefault="007E6C47">
      <w:pPr>
        <w:pStyle w:val="Bulletlast"/>
        <w:numPr>
          <w:ilvl w:val="1"/>
          <w:numId w:val="9"/>
        </w:numPr>
        <w:jc w:val="both"/>
      </w:pPr>
      <w:r>
        <w:t>AFRICAN EARLY ADOPTERS: An information sheet on the EOMAJI African  users</w:t>
      </w:r>
    </w:p>
    <w:p w:rsidR="00E1084D" w:rsidRDefault="007E6C47">
      <w:pPr>
        <w:pStyle w:val="Bulletlast"/>
        <w:jc w:val="both"/>
      </w:pPr>
      <w:r>
        <w:t>SOFTWARE</w:t>
      </w:r>
    </w:p>
    <w:p w:rsidR="00E1084D" w:rsidRDefault="007E6C47">
      <w:pPr>
        <w:pStyle w:val="Bulletlast"/>
        <w:jc w:val="both"/>
      </w:pPr>
      <w:r>
        <w:t>CONTACT: the project contact information</w:t>
      </w:r>
    </w:p>
    <w:p w:rsidR="00E1084D" w:rsidRDefault="007E6C47">
      <w:pPr>
        <w:pStyle w:val="Textoindependiente"/>
      </w:pPr>
      <w:r>
        <w:t xml:space="preserve">This will be updated as </w:t>
      </w:r>
      <w:proofErr w:type="gramStart"/>
      <w:r>
        <w:t>the  project</w:t>
      </w:r>
      <w:proofErr w:type="gramEnd"/>
      <w:r>
        <w:t xml:space="preserve"> evolves</w:t>
      </w:r>
    </w:p>
    <w:p w:rsidR="00E1084D" w:rsidRDefault="007E6C47" w:rsidP="001B2426">
      <w:pPr>
        <w:pStyle w:val="Ttulo2"/>
        <w:numPr>
          <w:ilvl w:val="1"/>
          <w:numId w:val="41"/>
        </w:numPr>
        <w:pPrChange w:id="132" w:author="Pilar Martin" w:date="2022-11-30T11:50:00Z">
          <w:pPr>
            <w:pStyle w:val="Ttulo2"/>
            <w:numPr>
              <w:numId w:val="69"/>
            </w:numPr>
            <w:tabs>
              <w:tab w:val="clear" w:pos="0"/>
              <w:tab w:val="num" w:pos="360"/>
            </w:tabs>
          </w:pPr>
        </w:pPrChange>
      </w:pPr>
      <w:r>
        <w:lastRenderedPageBreak/>
        <w:t>Conferences and scientific reporting</w:t>
      </w:r>
    </w:p>
    <w:p w:rsidR="00E1084D" w:rsidRDefault="007E6C47">
      <w:pPr>
        <w:pStyle w:val="Textoindependiente"/>
        <w:jc w:val="both"/>
      </w:pPr>
      <w:r>
        <w:t>As part of the Outreach activities we will provide an overview on Presentations and Publications, upcoming conferences and meetings of relevance to EOMAJI.</w:t>
      </w:r>
    </w:p>
    <w:p w:rsidR="00E1084D" w:rsidRDefault="007E6C47" w:rsidP="001B2426">
      <w:pPr>
        <w:pStyle w:val="Ttulo2"/>
        <w:numPr>
          <w:ilvl w:val="1"/>
          <w:numId w:val="42"/>
        </w:numPr>
        <w:pPrChange w:id="133" w:author="Pilar Martin" w:date="2022-11-30T11:50:00Z">
          <w:pPr>
            <w:pStyle w:val="Ttulo2"/>
            <w:numPr>
              <w:numId w:val="70"/>
            </w:numPr>
            <w:tabs>
              <w:tab w:val="clear" w:pos="0"/>
              <w:tab w:val="num" w:pos="360"/>
            </w:tabs>
          </w:pPr>
        </w:pPrChange>
      </w:pPr>
      <w:r>
        <w:t>Publications</w:t>
      </w:r>
    </w:p>
    <w:p w:rsidR="00E1084D" w:rsidRDefault="007E6C47">
      <w:pPr>
        <w:pStyle w:val="Textoindependiente"/>
        <w:rPr>
          <w:lang w:eastAsia="da-DK"/>
        </w:rPr>
      </w:pPr>
      <w:r>
        <w:rPr>
          <w:lang w:eastAsia="da-DK"/>
        </w:rPr>
        <w:t xml:space="preserve">The </w:t>
      </w:r>
      <w:del w:id="134" w:author="Pilar Martin" w:date="2022-11-30T11:50:00Z">
        <w:r w:rsidDel="00501CEE">
          <w:rPr>
            <w:lang w:eastAsia="da-DK"/>
          </w:rPr>
          <w:delText>consortia forese</w:delText>
        </w:r>
        <w:bookmarkStart w:id="135" w:name="_GoBack"/>
        <w:bookmarkEnd w:id="135"/>
        <w:r w:rsidDel="00501CEE">
          <w:rPr>
            <w:lang w:eastAsia="da-DK"/>
          </w:rPr>
          <w:delText>es</w:delText>
        </w:r>
      </w:del>
      <w:ins w:id="136" w:author="Pilar Martin" w:date="2022-11-30T11:50:00Z">
        <w:r w:rsidR="00501CEE">
          <w:rPr>
            <w:lang w:eastAsia="da-DK"/>
          </w:rPr>
          <w:t>consortium foresees</w:t>
        </w:r>
      </w:ins>
      <w:r>
        <w:rPr>
          <w:lang w:eastAsia="da-DK"/>
        </w:rPr>
        <w:t xml:space="preserve"> minimum two publications in peer reviewed journal papers from EOMAJI activities centred around: </w:t>
      </w:r>
    </w:p>
    <w:p w:rsidR="00E1084D" w:rsidRDefault="007E6C47">
      <w:pPr>
        <w:pStyle w:val="Bullet"/>
        <w:numPr>
          <w:ilvl w:val="0"/>
          <w:numId w:val="10"/>
        </w:numPr>
        <w:tabs>
          <w:tab w:val="clear" w:pos="1559"/>
          <w:tab w:val="left" w:pos="2693"/>
        </w:tabs>
        <w:spacing w:line="240" w:lineRule="auto"/>
        <w:ind w:left="851" w:hanging="284"/>
      </w:pPr>
      <w:r>
        <w:t xml:space="preserve">the review of methods and prototype implementations during phase 1 (based on D1.1 (MO) and D3.1 (PE)) </w:t>
      </w:r>
    </w:p>
    <w:p w:rsidR="00E1084D" w:rsidRDefault="007E6C47">
      <w:pPr>
        <w:pStyle w:val="Bulletlast"/>
        <w:numPr>
          <w:ilvl w:val="0"/>
          <w:numId w:val="10"/>
        </w:numPr>
        <w:tabs>
          <w:tab w:val="clear" w:pos="1559"/>
          <w:tab w:val="left" w:pos="2693"/>
        </w:tabs>
        <w:spacing w:line="240" w:lineRule="auto"/>
        <w:ind w:left="851" w:hanging="284"/>
      </w:pPr>
      <w:r>
        <w:t>the full implementation and validation of activities under phase 2 (based on D4.1 (SD), D4.2 (SI) and D4.3 (SV))</w:t>
      </w:r>
    </w:p>
    <w:p w:rsidR="00E1084D" w:rsidRDefault="00E1084D">
      <w:pPr>
        <w:pStyle w:val="Textoindependiente"/>
        <w:jc w:val="both"/>
      </w:pPr>
    </w:p>
    <w:sectPr w:rsidR="00E1084D">
      <w:headerReference w:type="default" r:id="rId27"/>
      <w:footerReference w:type="default" r:id="rId28"/>
      <w:pgSz w:w="11906" w:h="16838"/>
      <w:pgMar w:top="1701" w:right="765" w:bottom="1134" w:left="1134" w:header="567" w:footer="397" w:gutter="340"/>
      <w:cols w:space="720"/>
      <w:formProt w:val="0"/>
      <w:docGrid w:linePitch="272"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Pilar Martin" w:date="2022-11-30T08:49:00Z" w:initials="PM">
    <w:p w:rsidR="007E6C47" w:rsidRDefault="007E6C47">
      <w:pPr>
        <w:pStyle w:val="Textocomentario"/>
      </w:pPr>
      <w:r>
        <w:rPr>
          <w:rStyle w:val="Refdecomentario"/>
        </w:rPr>
        <w:annotationRef/>
      </w:r>
      <w:r>
        <w:t>Links or references?</w:t>
      </w:r>
    </w:p>
  </w:comment>
  <w:comment w:id="20" w:author="Pilar Martin" w:date="2022-11-30T08:52:00Z" w:initials="PM">
    <w:p w:rsidR="007E6C47" w:rsidRDefault="007E6C47">
      <w:pPr>
        <w:pStyle w:val="Textocomentario"/>
      </w:pPr>
      <w:r>
        <w:rPr>
          <w:rStyle w:val="Refdecomentario"/>
        </w:rPr>
        <w:annotationRef/>
      </w:r>
      <w:r>
        <w:t>Maybe list in the text the EA and AEO as in figure 2?</w:t>
      </w:r>
    </w:p>
  </w:comment>
  <w:comment w:id="27" w:author="Pilar Martin" w:date="2022-11-30T11:27:00Z" w:initials="PM">
    <w:p w:rsidR="008F72CF" w:rsidRDefault="008F72CF">
      <w:pPr>
        <w:pStyle w:val="Textocomentario"/>
      </w:pPr>
      <w:r>
        <w:rPr>
          <w:rStyle w:val="Refdecomentario"/>
        </w:rPr>
        <w:annotationRef/>
      </w:r>
      <w:r>
        <w:t>Previously defined?</w:t>
      </w:r>
      <w:r w:rsidR="003E354C">
        <w:t xml:space="preserve"> I think I the </w:t>
      </w:r>
      <w:proofErr w:type="gramStart"/>
      <w:r w:rsidR="003E354C">
        <w:t>text  is</w:t>
      </w:r>
      <w:proofErr w:type="gramEnd"/>
      <w:r w:rsidR="003E354C">
        <w:t xml:space="preserve"> mainly used without abbreviation </w:t>
      </w:r>
    </w:p>
  </w:comment>
  <w:comment w:id="35" w:author="Pilar Martin" w:date="2022-11-30T09:00:00Z" w:initials="PM">
    <w:p w:rsidR="008F72CF" w:rsidRDefault="008F72CF">
      <w:pPr>
        <w:pStyle w:val="Textocomentario"/>
      </w:pPr>
      <w:r>
        <w:rPr>
          <w:rStyle w:val="Refdecomentario"/>
        </w:rPr>
        <w:annotationRef/>
      </w:r>
      <w:r>
        <w:t>Will all be in the form of online meetings?</w:t>
      </w:r>
    </w:p>
  </w:comment>
  <w:comment w:id="37" w:author="Pilar Martin" w:date="2022-11-30T11:26:00Z" w:initials="PM">
    <w:p w:rsidR="003E354C" w:rsidRDefault="003E354C">
      <w:pPr>
        <w:pStyle w:val="Textocomentario"/>
      </w:pPr>
      <w:r>
        <w:rPr>
          <w:rStyle w:val="Refdecomentario"/>
        </w:rPr>
        <w:annotationRef/>
      </w:r>
      <w:r>
        <w:t>And outreach activities (if any)</w:t>
      </w:r>
    </w:p>
  </w:comment>
  <w:comment w:id="49" w:author="Pilar Martin" w:date="2022-11-30T11:30:00Z" w:initials="PM">
    <w:p w:rsidR="003E354C" w:rsidRDefault="003E354C">
      <w:pPr>
        <w:pStyle w:val="Textocomentario"/>
      </w:pPr>
      <w:r>
        <w:rPr>
          <w:rStyle w:val="Refdecomentario"/>
        </w:rPr>
        <w:annotationRef/>
      </w:r>
      <w:r>
        <w:t>Where is this figure</w:t>
      </w:r>
      <w:proofErr w:type="gramStart"/>
      <w:r>
        <w:t>?,</w:t>
      </w:r>
      <w:proofErr w:type="gramEnd"/>
      <w:r>
        <w:t xml:space="preserve"> last one is figure 2</w:t>
      </w:r>
    </w:p>
  </w:comment>
  <w:comment w:id="50" w:author="Pilar Martin" w:date="2022-11-30T11:32:00Z" w:initials="PM">
    <w:p w:rsidR="003E354C" w:rsidRDefault="003E354C">
      <w:pPr>
        <w:pStyle w:val="Textocomentario"/>
      </w:pPr>
      <w:r>
        <w:rPr>
          <w:rStyle w:val="Refdecomentario"/>
        </w:rPr>
        <w:annotationRef/>
      </w:r>
      <w:r>
        <w:t>Re-</w:t>
      </w:r>
      <w:proofErr w:type="spellStart"/>
      <w:r>
        <w:t>writte</w:t>
      </w:r>
      <w:proofErr w:type="spellEnd"/>
      <w:r>
        <w:t xml:space="preserve"> to avoid repetitions?</w:t>
      </w:r>
    </w:p>
  </w:comment>
  <w:comment w:id="51" w:author="Pilar Martin" w:date="2022-11-30T11:33:00Z" w:initials="PM">
    <w:p w:rsidR="003E354C" w:rsidRDefault="003E354C">
      <w:pPr>
        <w:pStyle w:val="Textocomentario"/>
      </w:pPr>
      <w:r>
        <w:rPr>
          <w:rStyle w:val="Refdecomentario"/>
        </w:rPr>
        <w:annotationRef/>
      </w:r>
      <w:r>
        <w:t>Only one?</w:t>
      </w:r>
    </w:p>
  </w:comment>
  <w:comment w:id="52" w:author="Pilar Martin" w:date="2022-11-30T11:33:00Z" w:initials="PM">
    <w:p w:rsidR="003E354C" w:rsidRDefault="003E354C">
      <w:pPr>
        <w:pStyle w:val="Textocomentario"/>
      </w:pPr>
      <w:r>
        <w:rPr>
          <w:rStyle w:val="Refdecomentario"/>
        </w:rPr>
        <w:annotationRef/>
      </w:r>
      <w:r>
        <w:t>Where?</w:t>
      </w:r>
    </w:p>
  </w:comment>
  <w:comment w:id="65" w:author="Pilar Martin" w:date="2022-11-30T11:36:00Z" w:initials="PM">
    <w:p w:rsidR="0064424A" w:rsidRDefault="0064424A">
      <w:pPr>
        <w:pStyle w:val="Textocomentario"/>
      </w:pPr>
      <w:r>
        <w:rPr>
          <w:rStyle w:val="Refdecomentario"/>
        </w:rPr>
        <w:annotationRef/>
      </w:r>
      <w:r>
        <w:t>Previously mentioned in the text?</w:t>
      </w:r>
    </w:p>
  </w:comment>
  <w:comment w:id="66" w:author="Héctor Nieto" w:date="2022-11-29T11:07:00Z" w:initials="HN">
    <w:p w:rsidR="007E6C47" w:rsidRDefault="007E6C47">
      <w:r>
        <w:rPr>
          <w:rFonts w:ascii="Calibri" w:eastAsia="Calibri" w:hAnsi="Calibri" w:cs="Times New Roman"/>
          <w:szCs w:val="20"/>
          <w:lang w:eastAsia="de-AT"/>
        </w:rPr>
        <w:t xml:space="preserve">Since KOM is online, maybe we </w:t>
      </w:r>
      <w:proofErr w:type="spellStart"/>
      <w:r>
        <w:rPr>
          <w:rFonts w:ascii="Calibri" w:eastAsia="Calibri" w:hAnsi="Calibri" w:cs="Times New Roman"/>
          <w:szCs w:val="20"/>
          <w:lang w:eastAsia="de-AT"/>
        </w:rPr>
        <w:t>coul</w:t>
      </w:r>
      <w:proofErr w:type="spellEnd"/>
      <w:r>
        <w:rPr>
          <w:rFonts w:ascii="Calibri" w:eastAsia="Calibri" w:hAnsi="Calibri" w:cs="Times New Roman"/>
          <w:szCs w:val="20"/>
          <w:lang w:eastAsia="de-AT"/>
        </w:rPr>
        <w:t xml:space="preserve"> use some of the spare T&amp;A budget for a face to face </w:t>
      </w:r>
      <w:proofErr w:type="spellStart"/>
      <w:r>
        <w:rPr>
          <w:rFonts w:ascii="Calibri" w:eastAsia="Calibri" w:hAnsi="Calibri" w:cs="Times New Roman"/>
          <w:szCs w:val="20"/>
          <w:lang w:eastAsia="de-AT"/>
        </w:rPr>
        <w:t>meeing</w:t>
      </w:r>
      <w:proofErr w:type="spellEnd"/>
      <w:r>
        <w:rPr>
          <w:rFonts w:ascii="Calibri" w:eastAsia="Calibri" w:hAnsi="Calibri" w:cs="Times New Roman"/>
          <w:szCs w:val="20"/>
          <w:lang w:eastAsia="de-AT"/>
        </w:rPr>
        <w:t xml:space="preserve"> in MS1?</w:t>
      </w:r>
    </w:p>
  </w:comment>
  <w:comment w:id="100" w:author="Héctor Nieto" w:date="2022-11-29T10:56:00Z" w:initials="HN">
    <w:p w:rsidR="007E6C47" w:rsidRDefault="007E6C47">
      <w:r>
        <w:rPr>
          <w:rFonts w:ascii="Calibri" w:eastAsia="Calibri" w:hAnsi="Calibri" w:cs="Times New Roman"/>
          <w:szCs w:val="20"/>
          <w:lang w:eastAsia="de-AT"/>
        </w:rPr>
        <w:t>Since the KOM meeting will be online maybe we could use part of the spare T&amp;A budget to meet in ESRIN for MS1?</w:t>
      </w:r>
    </w:p>
  </w:comment>
  <w:comment w:id="103" w:author="Pilar Martin" w:date="2022-11-30T11:42:00Z" w:initials="PM">
    <w:p w:rsidR="0064424A" w:rsidRDefault="0064424A">
      <w:pPr>
        <w:pStyle w:val="Textocomentario"/>
      </w:pPr>
      <w:r>
        <w:rPr>
          <w:rStyle w:val="Refdecomentario"/>
        </w:rPr>
        <w:annotationRef/>
      </w:r>
      <w:r>
        <w:t>Use of historical data?</w:t>
      </w:r>
    </w:p>
  </w:comment>
  <w:comment w:id="110" w:author="Pilar Martin" w:date="2022-11-30T11:45:00Z" w:initials="PM">
    <w:p w:rsidR="0064424A" w:rsidRDefault="0064424A">
      <w:pPr>
        <w:pStyle w:val="Textocomentario"/>
      </w:pPr>
      <w:r>
        <w:rPr>
          <w:rStyle w:val="Refdecomentario"/>
        </w:rPr>
        <w:annotationRef/>
      </w: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426" w:rsidRDefault="001B2426">
      <w:pPr>
        <w:spacing w:line="240" w:lineRule="auto"/>
      </w:pPr>
      <w:r>
        <w:separator/>
      </w:r>
    </w:p>
  </w:endnote>
  <w:endnote w:type="continuationSeparator" w:id="0">
    <w:p w:rsidR="001B2426" w:rsidRDefault="001B24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NewRomanPSMT">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45" w:type="dxa"/>
      <w:tblInd w:w="70" w:type="dxa"/>
      <w:tblLayout w:type="fixed"/>
      <w:tblCellMar>
        <w:left w:w="70" w:type="dxa"/>
        <w:right w:w="70" w:type="dxa"/>
      </w:tblCellMar>
      <w:tblLook w:val="0000" w:firstRow="0" w:lastRow="0" w:firstColumn="0" w:lastColumn="0" w:noHBand="0" w:noVBand="0"/>
    </w:tblPr>
    <w:tblGrid>
      <w:gridCol w:w="2835"/>
      <w:gridCol w:w="3911"/>
      <w:gridCol w:w="1330"/>
      <w:gridCol w:w="1069"/>
    </w:tblGrid>
    <w:tr w:rsidR="007E6C47">
      <w:tc>
        <w:tcPr>
          <w:tcW w:w="2834" w:type="dxa"/>
        </w:tcPr>
        <w:p w:rsidR="007E6C47" w:rsidRDefault="007E6C47">
          <w:pPr>
            <w:pStyle w:val="Cover"/>
            <w:widowControl w:val="0"/>
            <w:spacing w:before="120" w:after="120"/>
            <w:jc w:val="left"/>
            <w:rPr>
              <w:rFonts w:cs="Arial"/>
              <w:sz w:val="20"/>
            </w:rPr>
          </w:pPr>
        </w:p>
      </w:tc>
      <w:tc>
        <w:tcPr>
          <w:tcW w:w="3911" w:type="dxa"/>
          <w:vAlign w:val="center"/>
        </w:tcPr>
        <w:p w:rsidR="007E6C47" w:rsidRDefault="007E6C47">
          <w:pPr>
            <w:pStyle w:val="Cover"/>
            <w:widowControl w:val="0"/>
            <w:spacing w:before="120" w:after="120"/>
            <w:jc w:val="center"/>
            <w:rPr>
              <w:rFonts w:ascii="Calibri" w:hAnsi="Calibri" w:cs="Calibri"/>
              <w:sz w:val="20"/>
            </w:rPr>
          </w:pPr>
        </w:p>
      </w:tc>
      <w:tc>
        <w:tcPr>
          <w:tcW w:w="1330" w:type="dxa"/>
        </w:tcPr>
        <w:p w:rsidR="007E6C47" w:rsidRDefault="007E6C47">
          <w:pPr>
            <w:pStyle w:val="Encabezado"/>
            <w:widowControl w:val="0"/>
            <w:spacing w:before="60" w:after="60"/>
            <w:ind w:right="139"/>
            <w:rPr>
              <w:rFonts w:cs="Arial"/>
              <w:sz w:val="18"/>
              <w:lang w:val="fr-CH"/>
            </w:rPr>
          </w:pPr>
          <w:r>
            <w:rPr>
              <w:rFonts w:cs="Arial"/>
              <w:noProof/>
              <w:sz w:val="18"/>
              <w:lang w:val="es-ES" w:eastAsia="es-ES"/>
            </w:rPr>
            <w:drawing>
              <wp:anchor distT="0" distB="0" distL="0" distR="0" simplePos="0" relativeHeight="18" behindDoc="1" locked="0" layoutInCell="1" allowOverlap="1">
                <wp:simplePos x="0" y="0"/>
                <wp:positionH relativeFrom="column">
                  <wp:posOffset>325755</wp:posOffset>
                </wp:positionH>
                <wp:positionV relativeFrom="paragraph">
                  <wp:posOffset>253365</wp:posOffset>
                </wp:positionV>
                <wp:extent cx="1050290" cy="451485"/>
                <wp:effectExtent l="0" t="0" r="0" b="0"/>
                <wp:wrapNone/>
                <wp:docPr id="4" name="Grafik 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Pr>
        <w:p w:rsidR="007E6C47" w:rsidRDefault="007E6C47">
          <w:pPr>
            <w:pStyle w:val="Encabezado"/>
            <w:widowControl w:val="0"/>
            <w:spacing w:before="60" w:after="60"/>
            <w:ind w:right="139"/>
            <w:jc w:val="center"/>
            <w:rPr>
              <w:rFonts w:cs="Arial"/>
              <w:szCs w:val="15"/>
              <w:lang w:val="fr-CH"/>
            </w:rPr>
          </w:pPr>
        </w:p>
        <w:p w:rsidR="007E6C47" w:rsidRDefault="007E6C47">
          <w:pPr>
            <w:widowControl w:val="0"/>
            <w:rPr>
              <w:lang w:val="fr-CH"/>
            </w:rPr>
          </w:pPr>
        </w:p>
        <w:p w:rsidR="007E6C47" w:rsidRDefault="007E6C47">
          <w:pPr>
            <w:widowControl w:val="0"/>
            <w:rPr>
              <w:lang w:val="fr-CH"/>
            </w:rPr>
          </w:pPr>
        </w:p>
        <w:p w:rsidR="007E6C47" w:rsidRDefault="007E6C47">
          <w:pPr>
            <w:widowControl w:val="0"/>
            <w:rPr>
              <w:lang w:val="fr-CH"/>
            </w:rPr>
          </w:pPr>
        </w:p>
      </w:tc>
    </w:tr>
  </w:tbl>
  <w:p w:rsidR="007E6C47" w:rsidRDefault="007E6C4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6163" w:type="dxa"/>
      <w:tblInd w:w="70" w:type="dxa"/>
      <w:tblLayout w:type="fixed"/>
      <w:tblCellMar>
        <w:left w:w="70" w:type="dxa"/>
        <w:right w:w="70" w:type="dxa"/>
      </w:tblCellMar>
      <w:tblLook w:val="0000" w:firstRow="0" w:lastRow="0" w:firstColumn="0" w:lastColumn="0" w:noHBand="0" w:noVBand="0"/>
    </w:tblPr>
    <w:tblGrid>
      <w:gridCol w:w="9853"/>
      <w:gridCol w:w="3910"/>
      <w:gridCol w:w="1332"/>
      <w:gridCol w:w="1068"/>
    </w:tblGrid>
    <w:tr w:rsidR="007E6C47">
      <w:tc>
        <w:tcPr>
          <w:tcW w:w="9852" w:type="dxa"/>
        </w:tcPr>
        <w:tbl>
          <w:tblPr>
            <w:tblW w:w="9284" w:type="dxa"/>
            <w:tblLayout w:type="fixed"/>
            <w:tblCellMar>
              <w:left w:w="70" w:type="dxa"/>
              <w:right w:w="70" w:type="dxa"/>
            </w:tblCellMar>
            <w:tblLook w:val="0000" w:firstRow="0" w:lastRow="0" w:firstColumn="0" w:lastColumn="0" w:noHBand="0" w:noVBand="0"/>
          </w:tblPr>
          <w:tblGrid>
            <w:gridCol w:w="7157"/>
            <w:gridCol w:w="710"/>
            <w:gridCol w:w="483"/>
            <w:gridCol w:w="399"/>
            <w:gridCol w:w="535"/>
          </w:tblGrid>
          <w:tr w:rsidR="007E6C47">
            <w:trPr>
              <w:trHeight w:val="80"/>
            </w:trPr>
            <w:tc>
              <w:tcPr>
                <w:tcW w:w="7157" w:type="dxa"/>
                <w:tcBorders>
                  <w:top w:val="single" w:sz="4" w:space="0" w:color="000000"/>
                </w:tcBorders>
              </w:tcPr>
              <w:p w:rsidR="007E6C47" w:rsidRDefault="007E6C47">
                <w:pPr>
                  <w:widowControl w:val="0"/>
                  <w:ind w:right="-76"/>
                  <w:rPr>
                    <w:sz w:val="18"/>
                    <w:szCs w:val="18"/>
                  </w:rPr>
                </w:pPr>
                <w:r>
                  <w:rPr>
                    <w:rFonts w:cs="Arial"/>
                    <w:color w:val="242424"/>
                    <w:w w:val="106"/>
                    <w:sz w:val="18"/>
                    <w:szCs w:val="18"/>
                  </w:rPr>
                  <w:t>4000139395/22/I-DT</w:t>
                </w:r>
              </w:p>
            </w:tc>
            <w:tc>
              <w:tcPr>
                <w:tcW w:w="710" w:type="dxa"/>
                <w:tcBorders>
                  <w:top w:val="single" w:sz="4" w:space="0" w:color="000000"/>
                </w:tcBorders>
              </w:tcPr>
              <w:p w:rsidR="007E6C47" w:rsidRDefault="007E6C47">
                <w:pPr>
                  <w:pStyle w:val="Piedepgina"/>
                  <w:widowControl w:val="0"/>
                  <w:snapToGrid w:val="0"/>
                  <w:spacing w:before="40"/>
                  <w:rPr>
                    <w:rFonts w:cs="Arial"/>
                    <w:sz w:val="18"/>
                  </w:rPr>
                </w:pPr>
                <w:r>
                  <w:rPr>
                    <w:rFonts w:cs="Arial"/>
                    <w:sz w:val="18"/>
                  </w:rPr>
                  <w:t>Page</w:t>
                </w:r>
              </w:p>
            </w:tc>
            <w:tc>
              <w:tcPr>
                <w:tcW w:w="483" w:type="dxa"/>
                <w:tcBorders>
                  <w:top w:val="single" w:sz="4" w:space="0" w:color="000000"/>
                </w:tcBorders>
              </w:tcPr>
              <w:p w:rsidR="007E6C47" w:rsidRDefault="007E6C47">
                <w:pPr>
                  <w:pStyle w:val="Piedepgina"/>
                  <w:widowControl w:val="0"/>
                  <w:snapToGrid w:val="0"/>
                  <w:spacing w:before="40"/>
                  <w:jc w:val="right"/>
                  <w:rPr>
                    <w:rFonts w:cs="Arial"/>
                    <w:sz w:val="18"/>
                  </w:rPr>
                </w:pPr>
                <w:r>
                  <w:rPr>
                    <w:rStyle w:val="Nmerodepgina"/>
                    <w:rFonts w:cs="Arial"/>
                    <w:b/>
                  </w:rPr>
                  <w:fldChar w:fldCharType="begin"/>
                </w:r>
                <w:r>
                  <w:rPr>
                    <w:rStyle w:val="Nmerodepgina"/>
                    <w:rFonts w:cs="Arial"/>
                    <w:b/>
                  </w:rPr>
                  <w:instrText xml:space="preserve"> PAGE </w:instrText>
                </w:r>
                <w:r>
                  <w:rPr>
                    <w:rStyle w:val="Nmerodepgina"/>
                    <w:rFonts w:cs="Arial"/>
                    <w:b/>
                  </w:rPr>
                  <w:fldChar w:fldCharType="separate"/>
                </w:r>
                <w:r w:rsidR="0064424A">
                  <w:rPr>
                    <w:rStyle w:val="Nmerodepgina"/>
                    <w:rFonts w:cs="Arial"/>
                    <w:b/>
                    <w:noProof/>
                  </w:rPr>
                  <w:t>10</w:t>
                </w:r>
                <w:r>
                  <w:rPr>
                    <w:rStyle w:val="Nmerodepgina"/>
                    <w:rFonts w:cs="Arial"/>
                    <w:b/>
                  </w:rPr>
                  <w:fldChar w:fldCharType="end"/>
                </w:r>
              </w:p>
            </w:tc>
            <w:tc>
              <w:tcPr>
                <w:tcW w:w="399" w:type="dxa"/>
                <w:tcBorders>
                  <w:top w:val="single" w:sz="4" w:space="0" w:color="000000"/>
                </w:tcBorders>
              </w:tcPr>
              <w:p w:rsidR="007E6C47" w:rsidRDefault="007E6C47">
                <w:pPr>
                  <w:pStyle w:val="Piedepgina"/>
                  <w:widowControl w:val="0"/>
                  <w:snapToGrid w:val="0"/>
                  <w:spacing w:before="40"/>
                  <w:rPr>
                    <w:rFonts w:cs="Arial"/>
                    <w:sz w:val="18"/>
                  </w:rPr>
                </w:pPr>
                <w:r>
                  <w:rPr>
                    <w:rFonts w:cs="Arial"/>
                    <w:sz w:val="18"/>
                  </w:rPr>
                  <w:t>of</w:t>
                </w:r>
              </w:p>
            </w:tc>
            <w:tc>
              <w:tcPr>
                <w:tcW w:w="535" w:type="dxa"/>
                <w:tcBorders>
                  <w:top w:val="single" w:sz="4" w:space="0" w:color="000000"/>
                </w:tcBorders>
              </w:tcPr>
              <w:p w:rsidR="007E6C47" w:rsidRDefault="007E6C47">
                <w:pPr>
                  <w:pStyle w:val="Piedepgina"/>
                  <w:widowControl w:val="0"/>
                  <w:snapToGrid w:val="0"/>
                  <w:spacing w:before="40"/>
                  <w:jc w:val="right"/>
                  <w:rPr>
                    <w:rFonts w:cs="Arial"/>
                  </w:rPr>
                </w:pPr>
                <w:r>
                  <w:rPr>
                    <w:rStyle w:val="Nmerodepgina"/>
                    <w:rFonts w:cs="Arial"/>
                    <w:b/>
                  </w:rPr>
                  <w:fldChar w:fldCharType="begin"/>
                </w:r>
                <w:r>
                  <w:rPr>
                    <w:rStyle w:val="Nmerodepgina"/>
                    <w:rFonts w:cs="Arial"/>
                    <w:b/>
                  </w:rPr>
                  <w:instrText xml:space="preserve"> NUMPAGES </w:instrText>
                </w:r>
                <w:r>
                  <w:rPr>
                    <w:rStyle w:val="Nmerodepgina"/>
                    <w:rFonts w:cs="Arial"/>
                    <w:b/>
                  </w:rPr>
                  <w:fldChar w:fldCharType="separate"/>
                </w:r>
                <w:r w:rsidR="0064424A">
                  <w:rPr>
                    <w:rStyle w:val="Nmerodepgina"/>
                    <w:rFonts w:cs="Arial"/>
                    <w:b/>
                    <w:noProof/>
                  </w:rPr>
                  <w:t>18</w:t>
                </w:r>
                <w:r>
                  <w:rPr>
                    <w:rStyle w:val="Nmerodepgina"/>
                    <w:rFonts w:cs="Arial"/>
                    <w:b/>
                  </w:rPr>
                  <w:fldChar w:fldCharType="end"/>
                </w:r>
              </w:p>
            </w:tc>
          </w:tr>
        </w:tbl>
        <w:p w:rsidR="007E6C47" w:rsidRDefault="007E6C47">
          <w:pPr>
            <w:pStyle w:val="Cover"/>
            <w:widowControl w:val="0"/>
            <w:spacing w:before="120" w:after="120"/>
            <w:jc w:val="left"/>
            <w:rPr>
              <w:rFonts w:cs="Arial"/>
              <w:sz w:val="20"/>
            </w:rPr>
          </w:pPr>
        </w:p>
      </w:tc>
      <w:tc>
        <w:tcPr>
          <w:tcW w:w="3910" w:type="dxa"/>
          <w:vAlign w:val="center"/>
        </w:tcPr>
        <w:p w:rsidR="007E6C47" w:rsidRDefault="007E6C47">
          <w:pPr>
            <w:pStyle w:val="Cover"/>
            <w:widowControl w:val="0"/>
            <w:spacing w:before="120" w:after="120"/>
            <w:jc w:val="center"/>
            <w:rPr>
              <w:rFonts w:ascii="Calibri" w:hAnsi="Calibri" w:cs="Calibri"/>
              <w:sz w:val="20"/>
            </w:rPr>
          </w:pPr>
        </w:p>
      </w:tc>
      <w:tc>
        <w:tcPr>
          <w:tcW w:w="1332" w:type="dxa"/>
        </w:tcPr>
        <w:p w:rsidR="007E6C47" w:rsidRDefault="007E6C47">
          <w:pPr>
            <w:pStyle w:val="Encabezado"/>
            <w:widowControl w:val="0"/>
            <w:spacing w:before="60" w:after="60"/>
            <w:ind w:right="139"/>
            <w:rPr>
              <w:rFonts w:cs="Arial"/>
              <w:sz w:val="18"/>
              <w:lang w:val="fr-CH"/>
            </w:rPr>
          </w:pPr>
        </w:p>
      </w:tc>
      <w:tc>
        <w:tcPr>
          <w:tcW w:w="1068" w:type="dxa"/>
        </w:tcPr>
        <w:p w:rsidR="007E6C47" w:rsidRDefault="007E6C47">
          <w:pPr>
            <w:widowControl w:val="0"/>
            <w:rPr>
              <w:lang w:val="fr-CH"/>
            </w:rPr>
          </w:pPr>
        </w:p>
      </w:tc>
    </w:tr>
  </w:tbl>
  <w:p w:rsidR="007E6C47" w:rsidRDefault="007E6C4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47" w:rsidRDefault="007E6C4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6163" w:type="dxa"/>
      <w:tblInd w:w="70" w:type="dxa"/>
      <w:tblLayout w:type="fixed"/>
      <w:tblCellMar>
        <w:left w:w="70" w:type="dxa"/>
        <w:right w:w="70" w:type="dxa"/>
      </w:tblCellMar>
      <w:tblLook w:val="0000" w:firstRow="0" w:lastRow="0" w:firstColumn="0" w:lastColumn="0" w:noHBand="0" w:noVBand="0"/>
    </w:tblPr>
    <w:tblGrid>
      <w:gridCol w:w="9853"/>
      <w:gridCol w:w="3910"/>
      <w:gridCol w:w="1332"/>
      <w:gridCol w:w="1068"/>
    </w:tblGrid>
    <w:tr w:rsidR="007E6C47">
      <w:tc>
        <w:tcPr>
          <w:tcW w:w="9852" w:type="dxa"/>
        </w:tcPr>
        <w:tbl>
          <w:tblPr>
            <w:tblW w:w="9284" w:type="dxa"/>
            <w:tblLayout w:type="fixed"/>
            <w:tblCellMar>
              <w:left w:w="70" w:type="dxa"/>
              <w:right w:w="70" w:type="dxa"/>
            </w:tblCellMar>
            <w:tblLook w:val="0000" w:firstRow="0" w:lastRow="0" w:firstColumn="0" w:lastColumn="0" w:noHBand="0" w:noVBand="0"/>
          </w:tblPr>
          <w:tblGrid>
            <w:gridCol w:w="7157"/>
            <w:gridCol w:w="710"/>
            <w:gridCol w:w="483"/>
            <w:gridCol w:w="399"/>
            <w:gridCol w:w="535"/>
          </w:tblGrid>
          <w:tr w:rsidR="007E6C47">
            <w:trPr>
              <w:trHeight w:val="80"/>
            </w:trPr>
            <w:tc>
              <w:tcPr>
                <w:tcW w:w="7157" w:type="dxa"/>
                <w:tcBorders>
                  <w:top w:val="single" w:sz="4" w:space="0" w:color="000000"/>
                </w:tcBorders>
              </w:tcPr>
              <w:p w:rsidR="007E6C47" w:rsidRDefault="007E6C47">
                <w:pPr>
                  <w:widowControl w:val="0"/>
                  <w:ind w:right="-76"/>
                  <w:rPr>
                    <w:sz w:val="18"/>
                    <w:szCs w:val="18"/>
                  </w:rPr>
                </w:pPr>
                <w:r>
                  <w:rPr>
                    <w:rFonts w:cs="Arial"/>
                    <w:color w:val="242424"/>
                    <w:w w:val="106"/>
                    <w:sz w:val="18"/>
                    <w:szCs w:val="18"/>
                  </w:rPr>
                  <w:t>4000139395/22/I-DT</w:t>
                </w:r>
              </w:p>
            </w:tc>
            <w:tc>
              <w:tcPr>
                <w:tcW w:w="710" w:type="dxa"/>
                <w:tcBorders>
                  <w:top w:val="single" w:sz="4" w:space="0" w:color="000000"/>
                </w:tcBorders>
              </w:tcPr>
              <w:p w:rsidR="007E6C47" w:rsidRDefault="007E6C47">
                <w:pPr>
                  <w:pStyle w:val="Piedepgina"/>
                  <w:widowControl w:val="0"/>
                  <w:snapToGrid w:val="0"/>
                  <w:spacing w:before="40"/>
                  <w:rPr>
                    <w:rFonts w:cs="Arial"/>
                    <w:sz w:val="18"/>
                  </w:rPr>
                </w:pPr>
                <w:r>
                  <w:rPr>
                    <w:rFonts w:cs="Arial"/>
                    <w:sz w:val="18"/>
                  </w:rPr>
                  <w:t>Page</w:t>
                </w:r>
              </w:p>
            </w:tc>
            <w:tc>
              <w:tcPr>
                <w:tcW w:w="483" w:type="dxa"/>
                <w:tcBorders>
                  <w:top w:val="single" w:sz="4" w:space="0" w:color="000000"/>
                </w:tcBorders>
              </w:tcPr>
              <w:p w:rsidR="007E6C47" w:rsidRDefault="007E6C47">
                <w:pPr>
                  <w:pStyle w:val="Piedepgina"/>
                  <w:widowControl w:val="0"/>
                  <w:snapToGrid w:val="0"/>
                  <w:spacing w:before="40"/>
                  <w:jc w:val="right"/>
                  <w:rPr>
                    <w:rFonts w:cs="Arial"/>
                    <w:sz w:val="18"/>
                  </w:rPr>
                </w:pPr>
                <w:r>
                  <w:rPr>
                    <w:rStyle w:val="Nmerodepgina"/>
                    <w:rFonts w:cs="Arial"/>
                    <w:b/>
                  </w:rPr>
                  <w:fldChar w:fldCharType="begin"/>
                </w:r>
                <w:r>
                  <w:rPr>
                    <w:rStyle w:val="Nmerodepgina"/>
                    <w:rFonts w:cs="Arial"/>
                    <w:b/>
                  </w:rPr>
                  <w:instrText xml:space="preserve"> PAGE </w:instrText>
                </w:r>
                <w:r>
                  <w:rPr>
                    <w:rStyle w:val="Nmerodepgina"/>
                    <w:rFonts w:cs="Arial"/>
                    <w:b/>
                  </w:rPr>
                  <w:fldChar w:fldCharType="separate"/>
                </w:r>
                <w:r w:rsidR="00501CEE">
                  <w:rPr>
                    <w:rStyle w:val="Nmerodepgina"/>
                    <w:rFonts w:cs="Arial"/>
                    <w:b/>
                    <w:noProof/>
                  </w:rPr>
                  <w:t>18</w:t>
                </w:r>
                <w:r>
                  <w:rPr>
                    <w:rStyle w:val="Nmerodepgina"/>
                    <w:rFonts w:cs="Arial"/>
                    <w:b/>
                  </w:rPr>
                  <w:fldChar w:fldCharType="end"/>
                </w:r>
              </w:p>
            </w:tc>
            <w:tc>
              <w:tcPr>
                <w:tcW w:w="399" w:type="dxa"/>
                <w:tcBorders>
                  <w:top w:val="single" w:sz="4" w:space="0" w:color="000000"/>
                </w:tcBorders>
              </w:tcPr>
              <w:p w:rsidR="007E6C47" w:rsidRDefault="007E6C47">
                <w:pPr>
                  <w:pStyle w:val="Piedepgina"/>
                  <w:widowControl w:val="0"/>
                  <w:snapToGrid w:val="0"/>
                  <w:spacing w:before="40"/>
                  <w:rPr>
                    <w:rFonts w:cs="Arial"/>
                    <w:sz w:val="18"/>
                  </w:rPr>
                </w:pPr>
                <w:r>
                  <w:rPr>
                    <w:rFonts w:cs="Arial"/>
                    <w:sz w:val="18"/>
                  </w:rPr>
                  <w:t>of</w:t>
                </w:r>
              </w:p>
            </w:tc>
            <w:tc>
              <w:tcPr>
                <w:tcW w:w="535" w:type="dxa"/>
                <w:tcBorders>
                  <w:top w:val="single" w:sz="4" w:space="0" w:color="000000"/>
                </w:tcBorders>
              </w:tcPr>
              <w:p w:rsidR="007E6C47" w:rsidRDefault="007E6C47">
                <w:pPr>
                  <w:pStyle w:val="Piedepgina"/>
                  <w:widowControl w:val="0"/>
                  <w:snapToGrid w:val="0"/>
                  <w:spacing w:before="40"/>
                  <w:jc w:val="right"/>
                  <w:rPr>
                    <w:rFonts w:cs="Arial"/>
                  </w:rPr>
                </w:pPr>
                <w:r>
                  <w:rPr>
                    <w:rStyle w:val="Nmerodepgina"/>
                    <w:rFonts w:cs="Arial"/>
                    <w:b/>
                  </w:rPr>
                  <w:fldChar w:fldCharType="begin"/>
                </w:r>
                <w:r>
                  <w:rPr>
                    <w:rStyle w:val="Nmerodepgina"/>
                    <w:rFonts w:cs="Arial"/>
                    <w:b/>
                  </w:rPr>
                  <w:instrText xml:space="preserve"> NUMPAGES </w:instrText>
                </w:r>
                <w:r>
                  <w:rPr>
                    <w:rStyle w:val="Nmerodepgina"/>
                    <w:rFonts w:cs="Arial"/>
                    <w:b/>
                  </w:rPr>
                  <w:fldChar w:fldCharType="separate"/>
                </w:r>
                <w:r w:rsidR="00501CEE">
                  <w:rPr>
                    <w:rStyle w:val="Nmerodepgina"/>
                    <w:rFonts w:cs="Arial"/>
                    <w:b/>
                    <w:noProof/>
                  </w:rPr>
                  <w:t>18</w:t>
                </w:r>
                <w:r>
                  <w:rPr>
                    <w:rStyle w:val="Nmerodepgina"/>
                    <w:rFonts w:cs="Arial"/>
                    <w:b/>
                  </w:rPr>
                  <w:fldChar w:fldCharType="end"/>
                </w:r>
              </w:p>
            </w:tc>
          </w:tr>
        </w:tbl>
        <w:p w:rsidR="007E6C47" w:rsidRDefault="007E6C47">
          <w:pPr>
            <w:pStyle w:val="Cover"/>
            <w:widowControl w:val="0"/>
            <w:spacing w:before="120" w:after="120"/>
            <w:jc w:val="left"/>
            <w:rPr>
              <w:rFonts w:cs="Arial"/>
              <w:sz w:val="20"/>
            </w:rPr>
          </w:pPr>
        </w:p>
      </w:tc>
      <w:tc>
        <w:tcPr>
          <w:tcW w:w="3910" w:type="dxa"/>
          <w:vAlign w:val="center"/>
        </w:tcPr>
        <w:p w:rsidR="007E6C47" w:rsidRDefault="007E6C47">
          <w:pPr>
            <w:pStyle w:val="Cover"/>
            <w:widowControl w:val="0"/>
            <w:spacing w:before="120" w:after="120"/>
            <w:jc w:val="center"/>
            <w:rPr>
              <w:rFonts w:ascii="Calibri" w:hAnsi="Calibri" w:cs="Calibri"/>
              <w:sz w:val="20"/>
            </w:rPr>
          </w:pPr>
        </w:p>
      </w:tc>
      <w:tc>
        <w:tcPr>
          <w:tcW w:w="1332" w:type="dxa"/>
        </w:tcPr>
        <w:p w:rsidR="007E6C47" w:rsidRDefault="007E6C47">
          <w:pPr>
            <w:pStyle w:val="Encabezado"/>
            <w:widowControl w:val="0"/>
            <w:spacing w:before="60" w:after="60"/>
            <w:ind w:right="139"/>
            <w:rPr>
              <w:rFonts w:cs="Arial"/>
              <w:sz w:val="18"/>
              <w:lang w:val="fr-CH"/>
            </w:rPr>
          </w:pPr>
        </w:p>
      </w:tc>
      <w:tc>
        <w:tcPr>
          <w:tcW w:w="1068" w:type="dxa"/>
        </w:tcPr>
        <w:p w:rsidR="007E6C47" w:rsidRDefault="007E6C47">
          <w:pPr>
            <w:widowControl w:val="0"/>
            <w:rPr>
              <w:lang w:val="fr-CH"/>
            </w:rPr>
          </w:pPr>
        </w:p>
      </w:tc>
    </w:tr>
  </w:tbl>
  <w:p w:rsidR="007E6C47" w:rsidRDefault="007E6C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426" w:rsidRDefault="001B2426">
      <w:pPr>
        <w:spacing w:line="240" w:lineRule="auto"/>
      </w:pPr>
      <w:r>
        <w:separator/>
      </w:r>
    </w:p>
  </w:footnote>
  <w:footnote w:type="continuationSeparator" w:id="0">
    <w:p w:rsidR="001B2426" w:rsidRDefault="001B24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47" w:rsidRDefault="007E6C47">
    <w:pPr>
      <w:pStyle w:val="Encabezado"/>
    </w:pPr>
  </w:p>
  <w:p w:rsidR="007E6C47" w:rsidRDefault="007E6C47">
    <w:pPr>
      <w:pStyle w:val="Encabezado"/>
      <w:spacing w:after="80"/>
    </w:pPr>
    <w:r>
      <w:tab/>
    </w:r>
  </w:p>
  <w:p w:rsidR="007E6C47" w:rsidRDefault="007E6C4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47" w:rsidRDefault="007E6C47">
    <w:pPr>
      <w:pStyle w:val="Encabezado"/>
    </w:pPr>
  </w:p>
  <w:tbl>
    <w:tblPr>
      <w:tblW w:w="9145" w:type="dxa"/>
      <w:tblInd w:w="70" w:type="dxa"/>
      <w:tblLayout w:type="fixed"/>
      <w:tblCellMar>
        <w:left w:w="70" w:type="dxa"/>
        <w:right w:w="70" w:type="dxa"/>
      </w:tblCellMar>
      <w:tblLook w:val="0000" w:firstRow="0" w:lastRow="0" w:firstColumn="0" w:lastColumn="0" w:noHBand="0" w:noVBand="0"/>
    </w:tblPr>
    <w:tblGrid>
      <w:gridCol w:w="2835"/>
      <w:gridCol w:w="3911"/>
      <w:gridCol w:w="1330"/>
      <w:gridCol w:w="1069"/>
    </w:tblGrid>
    <w:tr w:rsidR="007E6C47">
      <w:tc>
        <w:tcPr>
          <w:tcW w:w="2834" w:type="dxa"/>
          <w:tcBorders>
            <w:bottom w:val="single" w:sz="4" w:space="0" w:color="000000"/>
          </w:tcBorders>
        </w:tcPr>
        <w:p w:rsidR="007E6C47" w:rsidRDefault="007E6C47">
          <w:pPr>
            <w:pStyle w:val="Cover"/>
            <w:widowControl w:val="0"/>
            <w:spacing w:before="120" w:after="120"/>
            <w:jc w:val="left"/>
            <w:rPr>
              <w:rFonts w:cs="Arial"/>
              <w:sz w:val="20"/>
            </w:rPr>
          </w:pPr>
        </w:p>
      </w:tc>
      <w:tc>
        <w:tcPr>
          <w:tcW w:w="3911" w:type="dxa"/>
          <w:tcBorders>
            <w:bottom w:val="single" w:sz="4" w:space="0" w:color="000000"/>
          </w:tcBorders>
          <w:vAlign w:val="center"/>
        </w:tcPr>
        <w:p w:rsidR="007E6C47" w:rsidRDefault="007E6C47">
          <w:pPr>
            <w:pStyle w:val="Cover"/>
            <w:widowControl w:val="0"/>
            <w:spacing w:before="120" w:after="120"/>
            <w:jc w:val="center"/>
            <w:rPr>
              <w:rFonts w:ascii="Calibri" w:hAnsi="Calibri" w:cs="Calibri"/>
              <w:sz w:val="20"/>
            </w:rPr>
          </w:pPr>
          <w:r>
            <w:rPr>
              <w:rFonts w:ascii="Calibri" w:hAnsi="Calibri" w:cs="Calibri"/>
              <w:sz w:val="20"/>
            </w:rPr>
            <w:br/>
            <w:t>EO MAJI</w:t>
          </w:r>
          <w:r>
            <w:rPr>
              <w:rFonts w:ascii="Calibri" w:hAnsi="Calibri" w:cs="Calibri"/>
              <w:sz w:val="20"/>
            </w:rPr>
            <w:br/>
            <w:t>EO Africa Explorers</w:t>
          </w:r>
        </w:p>
      </w:tc>
      <w:tc>
        <w:tcPr>
          <w:tcW w:w="1330" w:type="dxa"/>
          <w:tcBorders>
            <w:bottom w:val="single" w:sz="4" w:space="0" w:color="000000"/>
          </w:tcBorders>
        </w:tcPr>
        <w:p w:rsidR="007E6C47" w:rsidRDefault="007E6C47">
          <w:pPr>
            <w:pStyle w:val="Encabezado"/>
            <w:widowControl w:val="0"/>
            <w:spacing w:before="60" w:after="60"/>
            <w:ind w:right="139"/>
            <w:rPr>
              <w:rFonts w:cs="Arial"/>
              <w:sz w:val="18"/>
              <w:lang w:val="fr-CH"/>
            </w:rPr>
          </w:pPr>
          <w:r>
            <w:rPr>
              <w:rFonts w:cs="Arial"/>
              <w:noProof/>
              <w:sz w:val="18"/>
              <w:lang w:val="es-ES" w:eastAsia="es-ES"/>
            </w:rPr>
            <w:drawing>
              <wp:anchor distT="0" distB="0" distL="0" distR="0" simplePos="0" relativeHeight="17" behindDoc="1" locked="0" layoutInCell="1" allowOverlap="1">
                <wp:simplePos x="0" y="0"/>
                <wp:positionH relativeFrom="column">
                  <wp:posOffset>325755</wp:posOffset>
                </wp:positionH>
                <wp:positionV relativeFrom="paragraph">
                  <wp:posOffset>133350</wp:posOffset>
                </wp:positionV>
                <wp:extent cx="1050290" cy="451485"/>
                <wp:effectExtent l="0" t="0" r="0" b="0"/>
                <wp:wrapNone/>
                <wp:docPr id="7" name="Image2"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rsidR="007E6C47" w:rsidRDefault="007E6C47">
          <w:pPr>
            <w:pStyle w:val="Encabezado"/>
            <w:widowControl w:val="0"/>
            <w:spacing w:before="60" w:after="60"/>
            <w:ind w:right="139"/>
            <w:jc w:val="center"/>
            <w:rPr>
              <w:rFonts w:cs="Arial"/>
              <w:szCs w:val="15"/>
              <w:lang w:val="fr-CH"/>
            </w:rPr>
          </w:pPr>
        </w:p>
        <w:p w:rsidR="007E6C47" w:rsidRDefault="007E6C47">
          <w:pPr>
            <w:widowControl w:val="0"/>
            <w:rPr>
              <w:lang w:val="fr-CH"/>
            </w:rPr>
          </w:pPr>
        </w:p>
        <w:p w:rsidR="007E6C47" w:rsidRDefault="007E6C47">
          <w:pPr>
            <w:widowControl w:val="0"/>
            <w:rPr>
              <w:lang w:val="fr-CH"/>
            </w:rPr>
          </w:pPr>
        </w:p>
      </w:tc>
    </w:tr>
  </w:tbl>
  <w:p w:rsidR="007E6C47" w:rsidRDefault="007E6C4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47" w:rsidRDefault="007E6C4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47" w:rsidRDefault="007E6C47">
    <w:pPr>
      <w:pStyle w:val="Encabezado"/>
    </w:pPr>
  </w:p>
  <w:tbl>
    <w:tblPr>
      <w:tblW w:w="9145" w:type="dxa"/>
      <w:tblInd w:w="70" w:type="dxa"/>
      <w:tblLayout w:type="fixed"/>
      <w:tblCellMar>
        <w:left w:w="70" w:type="dxa"/>
        <w:right w:w="70" w:type="dxa"/>
      </w:tblCellMar>
      <w:tblLook w:val="0000" w:firstRow="0" w:lastRow="0" w:firstColumn="0" w:lastColumn="0" w:noHBand="0" w:noVBand="0"/>
    </w:tblPr>
    <w:tblGrid>
      <w:gridCol w:w="2835"/>
      <w:gridCol w:w="3911"/>
      <w:gridCol w:w="1330"/>
      <w:gridCol w:w="1069"/>
    </w:tblGrid>
    <w:tr w:rsidR="007E6C47">
      <w:tc>
        <w:tcPr>
          <w:tcW w:w="2834" w:type="dxa"/>
          <w:tcBorders>
            <w:bottom w:val="single" w:sz="4" w:space="0" w:color="000000"/>
          </w:tcBorders>
        </w:tcPr>
        <w:p w:rsidR="007E6C47" w:rsidRDefault="007E6C47">
          <w:pPr>
            <w:pStyle w:val="Cover"/>
            <w:widowControl w:val="0"/>
            <w:spacing w:before="120" w:after="120"/>
            <w:jc w:val="left"/>
            <w:rPr>
              <w:rFonts w:cs="Arial"/>
              <w:sz w:val="20"/>
            </w:rPr>
          </w:pPr>
        </w:p>
      </w:tc>
      <w:tc>
        <w:tcPr>
          <w:tcW w:w="3911" w:type="dxa"/>
          <w:tcBorders>
            <w:bottom w:val="single" w:sz="4" w:space="0" w:color="000000"/>
          </w:tcBorders>
          <w:vAlign w:val="center"/>
        </w:tcPr>
        <w:p w:rsidR="007E6C47" w:rsidRDefault="007E6C47">
          <w:pPr>
            <w:pStyle w:val="Cover"/>
            <w:widowControl w:val="0"/>
            <w:spacing w:before="120" w:after="120"/>
            <w:jc w:val="center"/>
            <w:rPr>
              <w:rFonts w:ascii="Calibri" w:hAnsi="Calibri" w:cs="Calibri"/>
              <w:sz w:val="20"/>
            </w:rPr>
          </w:pPr>
          <w:r>
            <w:rPr>
              <w:rFonts w:ascii="Calibri" w:hAnsi="Calibri" w:cs="Calibri"/>
              <w:sz w:val="20"/>
            </w:rPr>
            <w:br/>
            <w:t xml:space="preserve">SENTINELS FOR EVAPOTRANSPIRATION  </w:t>
          </w:r>
          <w:r>
            <w:rPr>
              <w:rFonts w:ascii="Calibri" w:hAnsi="Calibri" w:cs="Calibri"/>
              <w:sz w:val="20"/>
            </w:rPr>
            <w:br/>
            <w:t>(SEN-ET)</w:t>
          </w:r>
        </w:p>
      </w:tc>
      <w:tc>
        <w:tcPr>
          <w:tcW w:w="1330" w:type="dxa"/>
          <w:tcBorders>
            <w:bottom w:val="single" w:sz="4" w:space="0" w:color="000000"/>
          </w:tcBorders>
        </w:tcPr>
        <w:p w:rsidR="007E6C47" w:rsidRDefault="007E6C47">
          <w:pPr>
            <w:pStyle w:val="Encabezado"/>
            <w:widowControl w:val="0"/>
            <w:spacing w:before="60" w:after="60"/>
            <w:ind w:right="139"/>
            <w:rPr>
              <w:rFonts w:cs="Arial"/>
              <w:sz w:val="18"/>
              <w:lang w:val="fr-CH"/>
            </w:rPr>
          </w:pPr>
          <w:r>
            <w:rPr>
              <w:rFonts w:cs="Arial"/>
              <w:noProof/>
              <w:sz w:val="18"/>
              <w:lang w:val="es-ES" w:eastAsia="es-ES"/>
            </w:rPr>
            <w:drawing>
              <wp:anchor distT="0" distB="0" distL="0" distR="0" simplePos="0" relativeHeight="8" behindDoc="1" locked="0" layoutInCell="1" allowOverlap="1">
                <wp:simplePos x="0" y="0"/>
                <wp:positionH relativeFrom="column">
                  <wp:posOffset>325755</wp:posOffset>
                </wp:positionH>
                <wp:positionV relativeFrom="paragraph">
                  <wp:posOffset>133350</wp:posOffset>
                </wp:positionV>
                <wp:extent cx="1050290" cy="451485"/>
                <wp:effectExtent l="0" t="0" r="0" b="0"/>
                <wp:wrapNone/>
                <wp:docPr id="8" name="Image3"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rsidR="007E6C47" w:rsidRDefault="007E6C47">
          <w:pPr>
            <w:pStyle w:val="Encabezado"/>
            <w:widowControl w:val="0"/>
            <w:spacing w:before="60" w:after="60"/>
            <w:ind w:right="139"/>
            <w:jc w:val="center"/>
            <w:rPr>
              <w:rFonts w:cs="Arial"/>
              <w:szCs w:val="15"/>
              <w:lang w:val="fr-CH"/>
            </w:rPr>
          </w:pPr>
        </w:p>
        <w:p w:rsidR="007E6C47" w:rsidRDefault="007E6C47">
          <w:pPr>
            <w:widowControl w:val="0"/>
            <w:rPr>
              <w:lang w:val="fr-CH"/>
            </w:rPr>
          </w:pPr>
        </w:p>
        <w:p w:rsidR="007E6C47" w:rsidRDefault="007E6C47">
          <w:pPr>
            <w:widowControl w:val="0"/>
            <w:rPr>
              <w:lang w:val="fr-CH"/>
            </w:rPr>
          </w:pPr>
        </w:p>
        <w:p w:rsidR="007E6C47" w:rsidRDefault="007E6C47">
          <w:pPr>
            <w:widowControl w:val="0"/>
            <w:rPr>
              <w:lang w:val="fr-CH"/>
            </w:rPr>
          </w:pPr>
        </w:p>
      </w:tc>
    </w:tr>
  </w:tbl>
  <w:p w:rsidR="007E6C47" w:rsidRDefault="007E6C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764"/>
    <w:multiLevelType w:val="multilevel"/>
    <w:tmpl w:val="7A22D54A"/>
    <w:lvl w:ilvl="0">
      <w:start w:val="1"/>
      <w:numFmt w:val="decimal"/>
      <w:pStyle w:val="Numberlist"/>
      <w:lvlText w:val="%1."/>
      <w:lvlJc w:val="left"/>
      <w:pPr>
        <w:tabs>
          <w:tab w:val="num" w:pos="0"/>
        </w:tabs>
        <w:ind w:left="1559" w:hanging="425"/>
      </w:pPr>
      <w:rPr>
        <w:rFonts w:ascii="Arial" w:hAnsi="Arial"/>
        <w:b w:val="0"/>
        <w:i w:val="0"/>
        <w:color w:val="0098DB"/>
        <w:sz w:val="2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425" w:firstLine="1701"/>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0C91E8F"/>
    <w:multiLevelType w:val="multilevel"/>
    <w:tmpl w:val="31B679E0"/>
    <w:lvl w:ilvl="0">
      <w:start w:val="1"/>
      <w:numFmt w:val="bullet"/>
      <w:pStyle w:val="Bullet0ptafter"/>
      <w:lvlText w:val=""/>
      <w:lvlJc w:val="left"/>
      <w:pPr>
        <w:tabs>
          <w:tab w:val="num" w:pos="0"/>
        </w:tabs>
        <w:ind w:left="1571" w:hanging="360"/>
      </w:pPr>
      <w:rPr>
        <w:rFonts w:ascii="Symbol" w:hAnsi="Symbol" w:cs="Symbol" w:hint="default"/>
        <w:b w:val="0"/>
        <w:i w:val="0"/>
        <w:color w:val="0098DB"/>
        <w:sz w:val="18"/>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
    <w:nsid w:val="1CB62DA7"/>
    <w:multiLevelType w:val="multilevel"/>
    <w:tmpl w:val="39F4A76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nsid w:val="34362F89"/>
    <w:multiLevelType w:val="multilevel"/>
    <w:tmpl w:val="8EAA848A"/>
    <w:lvl w:ilvl="0">
      <w:start w:val="1"/>
      <w:numFmt w:val="decimal"/>
      <w:pStyle w:val="Numberlist0ptafter"/>
      <w:lvlText w:val="%1."/>
      <w:lvlJc w:val="left"/>
      <w:pPr>
        <w:tabs>
          <w:tab w:val="num" w:pos="0"/>
        </w:tabs>
        <w:ind w:left="1211" w:hanging="360"/>
      </w:pPr>
      <w:rPr>
        <w:rFonts w:ascii="Arial" w:hAnsi="Arial"/>
        <w:b w:val="0"/>
        <w:i w:val="0"/>
        <w:color w:val="0098DB"/>
        <w:sz w:val="18"/>
      </w:rPr>
    </w:lvl>
    <w:lvl w:ilvl="1">
      <w:start w:val="1"/>
      <w:numFmt w:val="lowerLetter"/>
      <w:lvlText w:val="%2."/>
      <w:lvlJc w:val="left"/>
      <w:pPr>
        <w:tabs>
          <w:tab w:val="num" w:pos="0"/>
        </w:tabs>
        <w:ind w:left="1797" w:hanging="360"/>
      </w:pPr>
    </w:lvl>
    <w:lvl w:ilvl="2">
      <w:start w:val="1"/>
      <w:numFmt w:val="lowerRoman"/>
      <w:lvlText w:val="%3."/>
      <w:lvlJc w:val="right"/>
      <w:pPr>
        <w:tabs>
          <w:tab w:val="num" w:pos="0"/>
        </w:tabs>
        <w:ind w:left="2517" w:hanging="180"/>
      </w:pPr>
    </w:lvl>
    <w:lvl w:ilvl="3">
      <w:start w:val="1"/>
      <w:numFmt w:val="decimal"/>
      <w:lvlText w:val="%4."/>
      <w:lvlJc w:val="left"/>
      <w:pPr>
        <w:tabs>
          <w:tab w:val="num" w:pos="0"/>
        </w:tabs>
        <w:ind w:left="3237" w:hanging="360"/>
      </w:pPr>
    </w:lvl>
    <w:lvl w:ilvl="4">
      <w:start w:val="1"/>
      <w:numFmt w:val="lowerLetter"/>
      <w:lvlText w:val="%5."/>
      <w:lvlJc w:val="left"/>
      <w:pPr>
        <w:tabs>
          <w:tab w:val="num" w:pos="0"/>
        </w:tabs>
        <w:ind w:left="3957" w:hanging="360"/>
      </w:pPr>
    </w:lvl>
    <w:lvl w:ilvl="5">
      <w:start w:val="1"/>
      <w:numFmt w:val="lowerRoman"/>
      <w:lvlText w:val="%6."/>
      <w:lvlJc w:val="right"/>
      <w:pPr>
        <w:tabs>
          <w:tab w:val="num" w:pos="0"/>
        </w:tabs>
        <w:ind w:left="4677" w:hanging="180"/>
      </w:pPr>
    </w:lvl>
    <w:lvl w:ilvl="6">
      <w:start w:val="1"/>
      <w:numFmt w:val="decimal"/>
      <w:lvlText w:val="%7."/>
      <w:lvlJc w:val="left"/>
      <w:pPr>
        <w:tabs>
          <w:tab w:val="num" w:pos="0"/>
        </w:tabs>
        <w:ind w:left="5397" w:hanging="360"/>
      </w:pPr>
    </w:lvl>
    <w:lvl w:ilvl="7">
      <w:start w:val="1"/>
      <w:numFmt w:val="lowerLetter"/>
      <w:lvlText w:val="%8."/>
      <w:lvlJc w:val="left"/>
      <w:pPr>
        <w:tabs>
          <w:tab w:val="num" w:pos="0"/>
        </w:tabs>
        <w:ind w:left="6117" w:hanging="360"/>
      </w:pPr>
    </w:lvl>
    <w:lvl w:ilvl="8">
      <w:start w:val="1"/>
      <w:numFmt w:val="lowerRoman"/>
      <w:lvlText w:val="%9."/>
      <w:lvlJc w:val="right"/>
      <w:pPr>
        <w:tabs>
          <w:tab w:val="num" w:pos="0"/>
        </w:tabs>
        <w:ind w:left="6837" w:hanging="180"/>
      </w:pPr>
    </w:lvl>
  </w:abstractNum>
  <w:abstractNum w:abstractNumId="4">
    <w:nsid w:val="3DF81BB1"/>
    <w:multiLevelType w:val="multilevel"/>
    <w:tmpl w:val="FF62EDC0"/>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5">
    <w:nsid w:val="424934B9"/>
    <w:multiLevelType w:val="multilevel"/>
    <w:tmpl w:val="D8B409A8"/>
    <w:lvl w:ilvl="0">
      <w:numFmt w:val="bullet"/>
      <w:lvlText w:val="-"/>
      <w:lvlJc w:val="left"/>
      <w:pPr>
        <w:tabs>
          <w:tab w:val="num" w:pos="586"/>
        </w:tabs>
        <w:ind w:left="586" w:hanging="360"/>
      </w:pPr>
      <w:rPr>
        <w:rFonts w:ascii="Arial" w:hAnsi="Arial" w:cs="Arial" w:hint="default"/>
      </w:rPr>
    </w:lvl>
    <w:lvl w:ilvl="1">
      <w:start w:val="1"/>
      <w:numFmt w:val="bullet"/>
      <w:pStyle w:val="FormatvorlageArialBlock1"/>
      <w:lvlText w:val=""/>
      <w:lvlJc w:val="left"/>
      <w:pPr>
        <w:tabs>
          <w:tab w:val="num" w:pos="1666"/>
        </w:tabs>
        <w:ind w:left="1666" w:hanging="360"/>
      </w:pPr>
      <w:rPr>
        <w:rFonts w:ascii="Symbol" w:hAnsi="Symbol" w:cs="Symbol" w:hint="default"/>
      </w:rPr>
    </w:lvl>
    <w:lvl w:ilvl="2">
      <w:start w:val="1"/>
      <w:numFmt w:val="bullet"/>
      <w:lvlText w:val=""/>
      <w:lvlJc w:val="left"/>
      <w:pPr>
        <w:tabs>
          <w:tab w:val="num" w:pos="2386"/>
        </w:tabs>
        <w:ind w:left="2386" w:hanging="360"/>
      </w:pPr>
      <w:rPr>
        <w:rFonts w:ascii="Wingdings" w:hAnsi="Wingdings" w:cs="Wingdings" w:hint="default"/>
      </w:rPr>
    </w:lvl>
    <w:lvl w:ilvl="3">
      <w:start w:val="1"/>
      <w:numFmt w:val="bullet"/>
      <w:lvlText w:val=""/>
      <w:lvlJc w:val="left"/>
      <w:pPr>
        <w:tabs>
          <w:tab w:val="num" w:pos="3106"/>
        </w:tabs>
        <w:ind w:left="3106" w:hanging="360"/>
      </w:pPr>
      <w:rPr>
        <w:rFonts w:ascii="Symbol" w:hAnsi="Symbol" w:cs="Symbol" w:hint="default"/>
      </w:rPr>
    </w:lvl>
    <w:lvl w:ilvl="4">
      <w:start w:val="1"/>
      <w:numFmt w:val="bullet"/>
      <w:lvlText w:val="o"/>
      <w:lvlJc w:val="left"/>
      <w:pPr>
        <w:tabs>
          <w:tab w:val="num" w:pos="3826"/>
        </w:tabs>
        <w:ind w:left="3826" w:hanging="360"/>
      </w:pPr>
      <w:rPr>
        <w:rFonts w:ascii="Courier New" w:hAnsi="Courier New" w:cs="Courier New" w:hint="default"/>
      </w:rPr>
    </w:lvl>
    <w:lvl w:ilvl="5">
      <w:start w:val="1"/>
      <w:numFmt w:val="bullet"/>
      <w:lvlText w:val=""/>
      <w:lvlJc w:val="left"/>
      <w:pPr>
        <w:tabs>
          <w:tab w:val="num" w:pos="4546"/>
        </w:tabs>
        <w:ind w:left="4546" w:hanging="360"/>
      </w:pPr>
      <w:rPr>
        <w:rFonts w:ascii="Wingdings" w:hAnsi="Wingdings" w:cs="Wingdings" w:hint="default"/>
      </w:rPr>
    </w:lvl>
    <w:lvl w:ilvl="6">
      <w:start w:val="1"/>
      <w:numFmt w:val="bullet"/>
      <w:lvlText w:val=""/>
      <w:lvlJc w:val="left"/>
      <w:pPr>
        <w:tabs>
          <w:tab w:val="num" w:pos="5266"/>
        </w:tabs>
        <w:ind w:left="5266" w:hanging="360"/>
      </w:pPr>
      <w:rPr>
        <w:rFonts w:ascii="Symbol" w:hAnsi="Symbol" w:cs="Symbol" w:hint="default"/>
      </w:rPr>
    </w:lvl>
    <w:lvl w:ilvl="7">
      <w:start w:val="1"/>
      <w:numFmt w:val="bullet"/>
      <w:lvlText w:val="o"/>
      <w:lvlJc w:val="left"/>
      <w:pPr>
        <w:tabs>
          <w:tab w:val="num" w:pos="5986"/>
        </w:tabs>
        <w:ind w:left="5986" w:hanging="360"/>
      </w:pPr>
      <w:rPr>
        <w:rFonts w:ascii="Courier New" w:hAnsi="Courier New" w:cs="Courier New" w:hint="default"/>
      </w:rPr>
    </w:lvl>
    <w:lvl w:ilvl="8">
      <w:start w:val="1"/>
      <w:numFmt w:val="bullet"/>
      <w:lvlText w:val=""/>
      <w:lvlJc w:val="left"/>
      <w:pPr>
        <w:tabs>
          <w:tab w:val="num" w:pos="6706"/>
        </w:tabs>
        <w:ind w:left="6706" w:hanging="360"/>
      </w:pPr>
      <w:rPr>
        <w:rFonts w:ascii="Wingdings" w:hAnsi="Wingdings" w:cs="Wingdings" w:hint="default"/>
      </w:rPr>
    </w:lvl>
  </w:abstractNum>
  <w:abstractNum w:abstractNumId="6">
    <w:nsid w:val="433C2117"/>
    <w:multiLevelType w:val="multilevel"/>
    <w:tmpl w:val="615A4F3C"/>
    <w:lvl w:ilvl="0">
      <w:start w:val="1"/>
      <w:numFmt w:val="decimal"/>
      <w:pStyle w:val="AppHeadingA1"/>
      <w:lvlText w:val="A.%1"/>
      <w:lvlJc w:val="left"/>
      <w:pPr>
        <w:tabs>
          <w:tab w:val="num" w:pos="0"/>
        </w:tabs>
        <w:ind w:left="432" w:hanging="432"/>
      </w:pPr>
    </w:lvl>
    <w:lvl w:ilvl="1">
      <w:start w:val="1"/>
      <w:numFmt w:val="decimal"/>
      <w:lvlText w:val="A.%1.%2"/>
      <w:lvlJc w:val="left"/>
      <w:pPr>
        <w:tabs>
          <w:tab w:val="num" w:pos="0"/>
        </w:tabs>
        <w:ind w:left="576" w:hanging="576"/>
      </w:pPr>
    </w:lvl>
    <w:lvl w:ilvl="2">
      <w:start w:val="1"/>
      <w:numFmt w:val="decimal"/>
      <w:lvlText w:val="A.%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nsid w:val="49BA1906"/>
    <w:multiLevelType w:val="multilevel"/>
    <w:tmpl w:val="673C0030"/>
    <w:lvl w:ilvl="0">
      <w:start w:val="1"/>
      <w:numFmt w:val="lowerLetter"/>
      <w:pStyle w:val="Letterlist"/>
      <w:lvlText w:val="%1."/>
      <w:lvlJc w:val="left"/>
      <w:pPr>
        <w:tabs>
          <w:tab w:val="num" w:pos="0"/>
        </w:tabs>
        <w:ind w:left="1559" w:hanging="425"/>
      </w:pPr>
      <w:rPr>
        <w:rFonts w:ascii="Arial" w:hAnsi="Arial"/>
        <w:b w:val="0"/>
        <w:i w:val="0"/>
        <w:color w:val="0098DB"/>
        <w:sz w:val="20"/>
      </w:rPr>
    </w:lvl>
    <w:lvl w:ilvl="1">
      <w:start w:val="1"/>
      <w:numFmt w:val="lowerLetter"/>
      <w:lvlText w:val="%2."/>
      <w:lvlJc w:val="left"/>
      <w:pPr>
        <w:tabs>
          <w:tab w:val="num" w:pos="0"/>
        </w:tabs>
        <w:ind w:left="3141" w:hanging="360"/>
      </w:pPr>
    </w:lvl>
    <w:lvl w:ilvl="2">
      <w:start w:val="1"/>
      <w:numFmt w:val="lowerRoman"/>
      <w:lvlText w:val="%3."/>
      <w:lvlJc w:val="right"/>
      <w:pPr>
        <w:tabs>
          <w:tab w:val="num" w:pos="0"/>
        </w:tabs>
        <w:ind w:left="3861" w:hanging="180"/>
      </w:pPr>
    </w:lvl>
    <w:lvl w:ilvl="3">
      <w:start w:val="1"/>
      <w:numFmt w:val="decimal"/>
      <w:lvlText w:val="%4."/>
      <w:lvlJc w:val="left"/>
      <w:pPr>
        <w:tabs>
          <w:tab w:val="num" w:pos="0"/>
        </w:tabs>
        <w:ind w:left="4581" w:hanging="360"/>
      </w:pPr>
    </w:lvl>
    <w:lvl w:ilvl="4">
      <w:start w:val="1"/>
      <w:numFmt w:val="lowerLetter"/>
      <w:lvlText w:val="%5."/>
      <w:lvlJc w:val="left"/>
      <w:pPr>
        <w:tabs>
          <w:tab w:val="num" w:pos="0"/>
        </w:tabs>
        <w:ind w:left="5301" w:hanging="360"/>
      </w:pPr>
    </w:lvl>
    <w:lvl w:ilvl="5">
      <w:start w:val="1"/>
      <w:numFmt w:val="lowerRoman"/>
      <w:lvlText w:val="%6."/>
      <w:lvlJc w:val="right"/>
      <w:pPr>
        <w:tabs>
          <w:tab w:val="num" w:pos="0"/>
        </w:tabs>
        <w:ind w:left="6021" w:hanging="180"/>
      </w:pPr>
    </w:lvl>
    <w:lvl w:ilvl="6">
      <w:start w:val="1"/>
      <w:numFmt w:val="decimal"/>
      <w:lvlText w:val="%7."/>
      <w:lvlJc w:val="left"/>
      <w:pPr>
        <w:tabs>
          <w:tab w:val="num" w:pos="0"/>
        </w:tabs>
        <w:ind w:left="6741" w:hanging="360"/>
      </w:pPr>
    </w:lvl>
    <w:lvl w:ilvl="7">
      <w:start w:val="1"/>
      <w:numFmt w:val="lowerLetter"/>
      <w:lvlText w:val="%8."/>
      <w:lvlJc w:val="left"/>
      <w:pPr>
        <w:tabs>
          <w:tab w:val="num" w:pos="0"/>
        </w:tabs>
        <w:ind w:left="7461" w:hanging="360"/>
      </w:pPr>
    </w:lvl>
    <w:lvl w:ilvl="8">
      <w:start w:val="1"/>
      <w:numFmt w:val="lowerRoman"/>
      <w:lvlText w:val="%9."/>
      <w:lvlJc w:val="right"/>
      <w:pPr>
        <w:tabs>
          <w:tab w:val="num" w:pos="0"/>
        </w:tabs>
        <w:ind w:left="8181" w:hanging="180"/>
      </w:pPr>
    </w:lvl>
  </w:abstractNum>
  <w:abstractNum w:abstractNumId="8">
    <w:nsid w:val="53FC372E"/>
    <w:multiLevelType w:val="multilevel"/>
    <w:tmpl w:val="1B6437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65345A0C"/>
    <w:multiLevelType w:val="multilevel"/>
    <w:tmpl w:val="A6349D24"/>
    <w:lvl w:ilvl="0">
      <w:start w:val="1"/>
      <w:numFmt w:val="bullet"/>
      <w:pStyle w:val="Bullet"/>
      <w:lvlText w:val=""/>
      <w:lvlJc w:val="left"/>
      <w:pPr>
        <w:tabs>
          <w:tab w:val="num" w:pos="0"/>
        </w:tabs>
        <w:ind w:left="1211" w:hanging="360"/>
      </w:pPr>
      <w:rPr>
        <w:rFonts w:ascii="Symbol" w:hAnsi="Symbol" w:cs="Symbol" w:hint="default"/>
        <w:b w:val="0"/>
        <w:i w:val="0"/>
        <w:color w:val="0098DB"/>
        <w:sz w:val="18"/>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0">
    <w:nsid w:val="6A4101C5"/>
    <w:multiLevelType w:val="multilevel"/>
    <w:tmpl w:val="28FCCFDC"/>
    <w:lvl w:ilvl="0">
      <w:start w:val="1"/>
      <w:numFmt w:val="bullet"/>
      <w:lvlText w:val="•"/>
      <w:lvlJc w:val="left"/>
      <w:pPr>
        <w:tabs>
          <w:tab w:val="num" w:pos="0"/>
        </w:tabs>
        <w:ind w:left="1513" w:hanging="360"/>
      </w:pPr>
      <w:rPr>
        <w:rFonts w:ascii="Arial" w:hAnsi="Arial" w:cs="Arial" w:hint="default"/>
        <w:b w:val="0"/>
        <w:i w:val="0"/>
        <w:color w:val="0098DB"/>
        <w:sz w:val="20"/>
      </w:rPr>
    </w:lvl>
    <w:lvl w:ilvl="1">
      <w:start w:val="1"/>
      <w:numFmt w:val="bullet"/>
      <w:lvlText w:val="o"/>
      <w:lvlJc w:val="left"/>
      <w:pPr>
        <w:tabs>
          <w:tab w:val="num" w:pos="0"/>
        </w:tabs>
        <w:ind w:left="2233" w:hanging="360"/>
      </w:pPr>
      <w:rPr>
        <w:rFonts w:ascii="Courier New" w:hAnsi="Courier New" w:cs="Courier New" w:hint="default"/>
      </w:rPr>
    </w:lvl>
    <w:lvl w:ilvl="2">
      <w:start w:val="1"/>
      <w:numFmt w:val="bullet"/>
      <w:lvlText w:val=""/>
      <w:lvlJc w:val="left"/>
      <w:pPr>
        <w:tabs>
          <w:tab w:val="num" w:pos="0"/>
        </w:tabs>
        <w:ind w:left="2953" w:hanging="360"/>
      </w:pPr>
      <w:rPr>
        <w:rFonts w:ascii="Wingdings" w:hAnsi="Wingdings" w:cs="Wingdings" w:hint="default"/>
      </w:rPr>
    </w:lvl>
    <w:lvl w:ilvl="3">
      <w:start w:val="1"/>
      <w:numFmt w:val="bullet"/>
      <w:lvlText w:val=""/>
      <w:lvlJc w:val="left"/>
      <w:pPr>
        <w:tabs>
          <w:tab w:val="num" w:pos="0"/>
        </w:tabs>
        <w:ind w:left="3673" w:hanging="360"/>
      </w:pPr>
      <w:rPr>
        <w:rFonts w:ascii="Symbol" w:hAnsi="Symbol" w:cs="Symbol" w:hint="default"/>
      </w:rPr>
    </w:lvl>
    <w:lvl w:ilvl="4">
      <w:start w:val="1"/>
      <w:numFmt w:val="bullet"/>
      <w:lvlText w:val="o"/>
      <w:lvlJc w:val="left"/>
      <w:pPr>
        <w:tabs>
          <w:tab w:val="num" w:pos="0"/>
        </w:tabs>
        <w:ind w:left="4393" w:hanging="360"/>
      </w:pPr>
      <w:rPr>
        <w:rFonts w:ascii="Courier New" w:hAnsi="Courier New" w:cs="Courier New" w:hint="default"/>
      </w:rPr>
    </w:lvl>
    <w:lvl w:ilvl="5">
      <w:start w:val="1"/>
      <w:numFmt w:val="bullet"/>
      <w:lvlText w:val=""/>
      <w:lvlJc w:val="left"/>
      <w:pPr>
        <w:tabs>
          <w:tab w:val="num" w:pos="0"/>
        </w:tabs>
        <w:ind w:left="5113" w:hanging="360"/>
      </w:pPr>
      <w:rPr>
        <w:rFonts w:ascii="Wingdings" w:hAnsi="Wingdings" w:cs="Wingdings" w:hint="default"/>
      </w:rPr>
    </w:lvl>
    <w:lvl w:ilvl="6">
      <w:start w:val="1"/>
      <w:numFmt w:val="bullet"/>
      <w:lvlText w:val=""/>
      <w:lvlJc w:val="left"/>
      <w:pPr>
        <w:tabs>
          <w:tab w:val="num" w:pos="0"/>
        </w:tabs>
        <w:ind w:left="5833" w:hanging="360"/>
      </w:pPr>
      <w:rPr>
        <w:rFonts w:ascii="Symbol" w:hAnsi="Symbol" w:cs="Symbol" w:hint="default"/>
      </w:rPr>
    </w:lvl>
    <w:lvl w:ilvl="7">
      <w:start w:val="1"/>
      <w:numFmt w:val="bullet"/>
      <w:lvlText w:val="o"/>
      <w:lvlJc w:val="left"/>
      <w:pPr>
        <w:tabs>
          <w:tab w:val="num" w:pos="0"/>
        </w:tabs>
        <w:ind w:left="6553" w:hanging="360"/>
      </w:pPr>
      <w:rPr>
        <w:rFonts w:ascii="Courier New" w:hAnsi="Courier New" w:cs="Courier New" w:hint="default"/>
      </w:rPr>
    </w:lvl>
    <w:lvl w:ilvl="8">
      <w:start w:val="1"/>
      <w:numFmt w:val="bullet"/>
      <w:lvlText w:val=""/>
      <w:lvlJc w:val="left"/>
      <w:pPr>
        <w:tabs>
          <w:tab w:val="num" w:pos="0"/>
        </w:tabs>
        <w:ind w:left="7273" w:hanging="360"/>
      </w:pPr>
      <w:rPr>
        <w:rFonts w:ascii="Wingdings" w:hAnsi="Wingdings" w:cs="Wingdings" w:hint="default"/>
      </w:rPr>
    </w:lvl>
  </w:abstractNum>
  <w:abstractNum w:abstractNumId="11">
    <w:nsid w:val="6D3A227E"/>
    <w:multiLevelType w:val="multilevel"/>
    <w:tmpl w:val="D16224E8"/>
    <w:lvl w:ilvl="0">
      <w:start w:val="1"/>
      <w:numFmt w:val="bullet"/>
      <w:lvlText w:val=""/>
      <w:lvlJc w:val="left"/>
      <w:pPr>
        <w:tabs>
          <w:tab w:val="num" w:pos="774"/>
        </w:tabs>
        <w:ind w:left="774" w:hanging="360"/>
      </w:pPr>
      <w:rPr>
        <w:rFonts w:ascii="Symbol" w:hAnsi="Symbol" w:cs="Symbol" w:hint="default"/>
      </w:rPr>
    </w:lvl>
    <w:lvl w:ilvl="1">
      <w:start w:val="1"/>
      <w:numFmt w:val="bullet"/>
      <w:lvlText w:val="◦"/>
      <w:lvlJc w:val="left"/>
      <w:pPr>
        <w:tabs>
          <w:tab w:val="num" w:pos="1134"/>
        </w:tabs>
        <w:ind w:left="1134" w:hanging="360"/>
      </w:pPr>
      <w:rPr>
        <w:rFonts w:ascii="OpenSymbol" w:hAnsi="OpenSymbol" w:cs="OpenSymbol" w:hint="default"/>
      </w:rPr>
    </w:lvl>
    <w:lvl w:ilvl="2">
      <w:start w:val="1"/>
      <w:numFmt w:val="bullet"/>
      <w:lvlText w:val="▪"/>
      <w:lvlJc w:val="left"/>
      <w:pPr>
        <w:tabs>
          <w:tab w:val="num" w:pos="1494"/>
        </w:tabs>
        <w:ind w:left="1494" w:hanging="360"/>
      </w:pPr>
      <w:rPr>
        <w:rFonts w:ascii="OpenSymbol" w:hAnsi="OpenSymbol" w:cs="OpenSymbol" w:hint="default"/>
      </w:rPr>
    </w:lvl>
    <w:lvl w:ilvl="3">
      <w:start w:val="1"/>
      <w:numFmt w:val="bullet"/>
      <w:lvlText w:val=""/>
      <w:lvlJc w:val="left"/>
      <w:pPr>
        <w:tabs>
          <w:tab w:val="num" w:pos="1854"/>
        </w:tabs>
        <w:ind w:left="1854" w:hanging="360"/>
      </w:pPr>
      <w:rPr>
        <w:rFonts w:ascii="Symbol" w:hAnsi="Symbol" w:cs="Symbol" w:hint="default"/>
      </w:rPr>
    </w:lvl>
    <w:lvl w:ilvl="4">
      <w:start w:val="1"/>
      <w:numFmt w:val="bullet"/>
      <w:lvlText w:val="◦"/>
      <w:lvlJc w:val="left"/>
      <w:pPr>
        <w:tabs>
          <w:tab w:val="num" w:pos="2214"/>
        </w:tabs>
        <w:ind w:left="2214" w:hanging="360"/>
      </w:pPr>
      <w:rPr>
        <w:rFonts w:ascii="OpenSymbol" w:hAnsi="OpenSymbol" w:cs="OpenSymbol" w:hint="default"/>
      </w:rPr>
    </w:lvl>
    <w:lvl w:ilvl="5">
      <w:start w:val="1"/>
      <w:numFmt w:val="bullet"/>
      <w:lvlText w:val="▪"/>
      <w:lvlJc w:val="left"/>
      <w:pPr>
        <w:tabs>
          <w:tab w:val="num" w:pos="2574"/>
        </w:tabs>
        <w:ind w:left="2574" w:hanging="360"/>
      </w:pPr>
      <w:rPr>
        <w:rFonts w:ascii="OpenSymbol" w:hAnsi="OpenSymbol" w:cs="OpenSymbol" w:hint="default"/>
      </w:rPr>
    </w:lvl>
    <w:lvl w:ilvl="6">
      <w:start w:val="1"/>
      <w:numFmt w:val="bullet"/>
      <w:lvlText w:val=""/>
      <w:lvlJc w:val="left"/>
      <w:pPr>
        <w:tabs>
          <w:tab w:val="num" w:pos="2934"/>
        </w:tabs>
        <w:ind w:left="2934" w:hanging="360"/>
      </w:pPr>
      <w:rPr>
        <w:rFonts w:ascii="Symbol" w:hAnsi="Symbol" w:cs="Symbol" w:hint="default"/>
      </w:rPr>
    </w:lvl>
    <w:lvl w:ilvl="7">
      <w:start w:val="1"/>
      <w:numFmt w:val="bullet"/>
      <w:lvlText w:val="◦"/>
      <w:lvlJc w:val="left"/>
      <w:pPr>
        <w:tabs>
          <w:tab w:val="num" w:pos="3294"/>
        </w:tabs>
        <w:ind w:left="3294" w:hanging="360"/>
      </w:pPr>
      <w:rPr>
        <w:rFonts w:ascii="OpenSymbol" w:hAnsi="OpenSymbol" w:cs="OpenSymbol" w:hint="default"/>
      </w:rPr>
    </w:lvl>
    <w:lvl w:ilvl="8">
      <w:start w:val="1"/>
      <w:numFmt w:val="bullet"/>
      <w:lvlText w:val="▪"/>
      <w:lvlJc w:val="left"/>
      <w:pPr>
        <w:tabs>
          <w:tab w:val="num" w:pos="3654"/>
        </w:tabs>
        <w:ind w:left="3654" w:hanging="360"/>
      </w:pPr>
      <w:rPr>
        <w:rFonts w:ascii="OpenSymbol" w:hAnsi="OpenSymbol" w:cs="OpenSymbol" w:hint="default"/>
      </w:rPr>
    </w:lvl>
  </w:abstractNum>
  <w:abstractNum w:abstractNumId="12">
    <w:nsid w:val="7DE33C2F"/>
    <w:multiLevelType w:val="multilevel"/>
    <w:tmpl w:val="51CA07DC"/>
    <w:lvl w:ilvl="0">
      <w:start w:val="1"/>
      <w:numFmt w:val="decimal"/>
      <w:pStyle w:val="Ref"/>
      <w:lvlText w:val="/%1/"/>
      <w:lvlJc w:val="left"/>
      <w:pPr>
        <w:tabs>
          <w:tab w:val="num" w:pos="0"/>
        </w:tabs>
        <w:ind w:left="1211" w:hanging="360"/>
      </w:pPr>
      <w:rPr>
        <w:color w:val="F79646" w:themeColor="accent6"/>
      </w:r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13">
    <w:nsid w:val="7EF95D48"/>
    <w:multiLevelType w:val="multilevel"/>
    <w:tmpl w:val="A394D512"/>
    <w:lvl w:ilvl="0">
      <w:start w:val="1"/>
      <w:numFmt w:val="bullet"/>
      <w:pStyle w:val="dash"/>
      <w:lvlText w:val="-"/>
      <w:lvlJc w:val="left"/>
      <w:pPr>
        <w:tabs>
          <w:tab w:val="num" w:pos="0"/>
        </w:tabs>
        <w:ind w:left="2486" w:hanging="360"/>
      </w:pPr>
      <w:rPr>
        <w:rFonts w:ascii="Arial" w:hAnsi="Arial" w:cs="Arial" w:hint="default"/>
        <w:b/>
        <w:i w:val="0"/>
        <w:color w:val="0098DB"/>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6"/>
  </w:num>
  <w:num w:numId="3">
    <w:abstractNumId w:val="1"/>
  </w:num>
  <w:num w:numId="4">
    <w:abstractNumId w:val="13"/>
  </w:num>
  <w:num w:numId="5">
    <w:abstractNumId w:val="7"/>
  </w:num>
  <w:num w:numId="6">
    <w:abstractNumId w:val="3"/>
  </w:num>
  <w:num w:numId="7">
    <w:abstractNumId w:val="0"/>
  </w:num>
  <w:num w:numId="8">
    <w:abstractNumId w:val="12"/>
  </w:num>
  <w:num w:numId="9">
    <w:abstractNumId w:val="9"/>
  </w:num>
  <w:num w:numId="10">
    <w:abstractNumId w:val="10"/>
  </w:num>
  <w:num w:numId="11">
    <w:abstractNumId w:val="8"/>
  </w:num>
  <w:num w:numId="12">
    <w:abstractNumId w:val="5"/>
  </w:num>
  <w:num w:numId="13">
    <w:abstractNumId w:val="11"/>
  </w:num>
  <w:num w:numId="14">
    <w:abstractNumId w:val="2"/>
    <w:lvlOverride w:ilvl="0">
      <w:startOverride w:val="1"/>
    </w:lvlOverride>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12"/>
    <w:lvlOverride w:ilvl="0">
      <w:startOverride w:val="1"/>
    </w:lvlOverride>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84D"/>
    <w:rsid w:val="001B2426"/>
    <w:rsid w:val="003E354C"/>
    <w:rsid w:val="00501CEE"/>
    <w:rsid w:val="0064424A"/>
    <w:rsid w:val="007E6C47"/>
    <w:rsid w:val="008F72CF"/>
    <w:rsid w:val="00B978F2"/>
    <w:rsid w:val="00E1084D"/>
    <w:rsid w:val="00FE2FB5"/>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AT" w:eastAsia="de-AT" w:bidi="ar-SA"/>
      </w:rPr>
    </w:rPrDefault>
    <w:pPrDefault>
      <w:pPr>
        <w:suppressAutoHyphens/>
      </w:pPr>
    </w:pPrDefault>
  </w:docDefaults>
  <w:latentStyles w:defLockedState="0" w:defUIPriority="99" w:defSemiHidden="1" w:defUnhideWhenUsed="1" w:defQFormat="0" w:count="267">
    <w:lsdException w:name="Normal" w:semiHidden="0" w:uiPriority="9"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2" w:qFormat="1"/>
    <w:lsdException w:name="heading 6" w:uiPriority="2" w:qFormat="1"/>
    <w:lsdException w:name="heading 7" w:uiPriority="98" w:qFormat="1"/>
    <w:lsdException w:name="heading 8" w:uiPriority="98" w:qFormat="1"/>
    <w:lsdException w:name="heading 9" w:uiPriority="9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79"/>
    <w:lsdException w:name="caption" w:uiPriority="0" w:qFormat="1"/>
    <w:lsdException w:name="page number" w:uiPriority="0"/>
    <w:lsdException w:name="Title" w:semiHidden="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8"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
    <w:qFormat/>
    <w:rsid w:val="00B41CE7"/>
    <w:pPr>
      <w:tabs>
        <w:tab w:val="left" w:pos="851"/>
        <w:tab w:val="left" w:pos="1276"/>
        <w:tab w:val="left" w:pos="1701"/>
        <w:tab w:val="right" w:pos="9072"/>
      </w:tabs>
      <w:spacing w:line="240" w:lineRule="atLeast"/>
    </w:pPr>
    <w:rPr>
      <w:rFonts w:ascii="Arial" w:eastAsiaTheme="minorHAnsi" w:hAnsi="Arial" w:cstheme="minorBidi"/>
      <w:szCs w:val="22"/>
      <w:lang w:val="en-GB" w:eastAsia="en-US"/>
    </w:rPr>
  </w:style>
  <w:style w:type="paragraph" w:styleId="Ttulo1">
    <w:name w:val="heading 1"/>
    <w:basedOn w:val="Normal"/>
    <w:next w:val="Textoindependiente"/>
    <w:link w:val="Ttulo1Car"/>
    <w:uiPriority w:val="9"/>
    <w:qFormat/>
    <w:rsid w:val="00B41CE7"/>
    <w:pPr>
      <w:keepNext/>
      <w:keepLines/>
      <w:numPr>
        <w:numId w:val="1"/>
      </w:numPr>
      <w:tabs>
        <w:tab w:val="clear" w:pos="851"/>
        <w:tab w:val="clear" w:pos="1276"/>
        <w:tab w:val="clear" w:pos="1701"/>
        <w:tab w:val="clear" w:pos="9072"/>
        <w:tab w:val="left" w:pos="1134"/>
      </w:tabs>
      <w:spacing w:before="480" w:after="240" w:line="360" w:lineRule="atLeast"/>
      <w:outlineLvl w:val="0"/>
    </w:pPr>
    <w:rPr>
      <w:rFonts w:eastAsiaTheme="majorEastAsia" w:cstheme="majorBidi"/>
      <w:bCs/>
      <w:color w:val="005A8C"/>
      <w:sz w:val="28"/>
      <w:szCs w:val="28"/>
    </w:rPr>
  </w:style>
  <w:style w:type="paragraph" w:styleId="Ttulo2">
    <w:name w:val="heading 2"/>
    <w:basedOn w:val="Normal"/>
    <w:next w:val="Textoindependiente"/>
    <w:link w:val="Ttulo2Car"/>
    <w:uiPriority w:val="9"/>
    <w:qFormat/>
    <w:rsid w:val="00B41CE7"/>
    <w:pPr>
      <w:keepNext/>
      <w:keepLines/>
      <w:numPr>
        <w:ilvl w:val="1"/>
        <w:numId w:val="1"/>
      </w:numPr>
      <w:tabs>
        <w:tab w:val="clear" w:pos="851"/>
        <w:tab w:val="clear" w:pos="1276"/>
        <w:tab w:val="clear" w:pos="1701"/>
        <w:tab w:val="clear" w:pos="9072"/>
        <w:tab w:val="left" w:pos="1134"/>
      </w:tabs>
      <w:spacing w:before="480" w:after="240" w:line="360" w:lineRule="atLeast"/>
      <w:outlineLvl w:val="1"/>
    </w:pPr>
    <w:rPr>
      <w:rFonts w:eastAsiaTheme="majorEastAsia" w:cstheme="majorBidi"/>
      <w:bCs/>
      <w:color w:val="4F81BD" w:themeColor="accent1"/>
      <w:sz w:val="28"/>
      <w:szCs w:val="26"/>
    </w:rPr>
  </w:style>
  <w:style w:type="paragraph" w:styleId="Ttulo3">
    <w:name w:val="heading 3"/>
    <w:basedOn w:val="Normal"/>
    <w:next w:val="Textoindependiente"/>
    <w:link w:val="Ttulo3Car"/>
    <w:uiPriority w:val="9"/>
    <w:qFormat/>
    <w:rsid w:val="00B41CE7"/>
    <w:pPr>
      <w:keepNext/>
      <w:keepLines/>
      <w:numPr>
        <w:ilvl w:val="2"/>
        <w:numId w:val="1"/>
      </w:numPr>
      <w:tabs>
        <w:tab w:val="clear" w:pos="851"/>
        <w:tab w:val="clear" w:pos="1276"/>
        <w:tab w:val="clear" w:pos="1701"/>
        <w:tab w:val="clear" w:pos="9072"/>
        <w:tab w:val="left" w:pos="1134"/>
      </w:tabs>
      <w:spacing w:before="480" w:after="120" w:line="280" w:lineRule="atLeast"/>
      <w:outlineLvl w:val="2"/>
    </w:pPr>
    <w:rPr>
      <w:bCs/>
      <w:color w:val="4F81BD" w:themeColor="accent1"/>
      <w:sz w:val="24"/>
    </w:rPr>
  </w:style>
  <w:style w:type="paragraph" w:styleId="Ttulo4">
    <w:name w:val="heading 4"/>
    <w:basedOn w:val="Ttulo3"/>
    <w:next w:val="Textoindependiente"/>
    <w:link w:val="Ttulo4Car"/>
    <w:qFormat/>
    <w:rsid w:val="00B41CE7"/>
    <w:pPr>
      <w:numPr>
        <w:ilvl w:val="3"/>
      </w:numPr>
      <w:spacing w:after="0"/>
      <w:outlineLvl w:val="3"/>
    </w:pPr>
    <w:rPr>
      <w:rFonts w:eastAsia="Times New Roman" w:cs="Times New Roman"/>
      <w:szCs w:val="20"/>
      <w:lang w:eastAsia="da-DK"/>
    </w:rPr>
  </w:style>
  <w:style w:type="paragraph" w:styleId="Ttulo5">
    <w:name w:val="heading 5"/>
    <w:basedOn w:val="Textoindependiente"/>
    <w:next w:val="Textoindependiente"/>
    <w:link w:val="Ttulo5Car"/>
    <w:uiPriority w:val="2"/>
    <w:qFormat/>
    <w:rsid w:val="00B41CE7"/>
    <w:pPr>
      <w:keepNext/>
      <w:keepLines/>
      <w:tabs>
        <w:tab w:val="clear" w:pos="1559"/>
        <w:tab w:val="clear" w:pos="1985"/>
        <w:tab w:val="clear" w:pos="9072"/>
      </w:tabs>
      <w:spacing w:before="240" w:after="0" w:line="260" w:lineRule="atLeast"/>
      <w:outlineLvl w:val="4"/>
    </w:pPr>
    <w:rPr>
      <w:rFonts w:eastAsiaTheme="majorEastAsia" w:cstheme="majorBidi"/>
      <w:color w:val="4F81BD" w:themeColor="accent1"/>
      <w:sz w:val="22"/>
    </w:rPr>
  </w:style>
  <w:style w:type="paragraph" w:styleId="Ttulo6">
    <w:name w:val="heading 6"/>
    <w:basedOn w:val="Textoindependiente"/>
    <w:next w:val="Textoindependiente"/>
    <w:link w:val="Ttulo6Car"/>
    <w:uiPriority w:val="2"/>
    <w:qFormat/>
    <w:rsid w:val="00B41CE7"/>
    <w:pPr>
      <w:keepNext/>
      <w:keepLines/>
      <w:tabs>
        <w:tab w:val="clear" w:pos="1559"/>
        <w:tab w:val="clear" w:pos="1985"/>
        <w:tab w:val="clear" w:pos="9072"/>
      </w:tabs>
      <w:spacing w:before="240" w:after="0"/>
      <w:outlineLvl w:val="5"/>
    </w:pPr>
    <w:rPr>
      <w:rFonts w:eastAsiaTheme="majorEastAsia" w:cstheme="majorBidi"/>
      <w:i/>
      <w:iCs/>
      <w:color w:val="4F81BD" w:themeColor="accent1"/>
    </w:rPr>
  </w:style>
  <w:style w:type="paragraph" w:styleId="Ttulo7">
    <w:name w:val="heading 7"/>
    <w:basedOn w:val="Normal"/>
    <w:next w:val="Normal"/>
    <w:link w:val="Ttulo7Car"/>
    <w:uiPriority w:val="98"/>
    <w:qFormat/>
    <w:rsid w:val="00B41CE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8"/>
    <w:qFormat/>
    <w:rsid w:val="00B41CE7"/>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8"/>
    <w:qFormat/>
    <w:rsid w:val="00B41CE7"/>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qFormat/>
    <w:rsid w:val="00B41CE7"/>
    <w:rPr>
      <w:color w:val="8064A2" w:themeColor="accent4"/>
      <w:u w:val="none"/>
    </w:rPr>
  </w:style>
  <w:style w:type="character" w:styleId="Textoennegrita">
    <w:name w:val="Strong"/>
    <w:qFormat/>
    <w:rsid w:val="004F7073"/>
    <w:rPr>
      <w:rFonts w:cs="Times New Roman"/>
      <w:b/>
      <w:bCs/>
    </w:rPr>
  </w:style>
  <w:style w:type="character" w:customStyle="1" w:styleId="FootnoteCharacters">
    <w:name w:val="Footnote Characters"/>
    <w:uiPriority w:val="99"/>
    <w:semiHidden/>
    <w:qFormat/>
    <w:rsid w:val="004F7073"/>
    <w:rPr>
      <w:vertAlign w:val="superscript"/>
    </w:rPr>
  </w:style>
  <w:style w:type="character" w:customStyle="1" w:styleId="FootnoteAnchor">
    <w:name w:val="Footnote Anchor"/>
    <w:rPr>
      <w:vertAlign w:val="superscript"/>
    </w:rPr>
  </w:style>
  <w:style w:type="character" w:customStyle="1" w:styleId="TextkrperZchn">
    <w:name w:val="Textkörper Zchn"/>
    <w:uiPriority w:val="99"/>
    <w:semiHidden/>
    <w:qFormat/>
    <w:rsid w:val="004F7073"/>
    <w:rPr>
      <w:rFonts w:ascii="Times New Roman" w:eastAsia="Times New Roman" w:hAnsi="Times New Roman" w:cs="Times New Roman"/>
      <w:sz w:val="24"/>
      <w:szCs w:val="20"/>
      <w:lang w:val="de-DE" w:eastAsia="ar-SA"/>
    </w:rPr>
  </w:style>
  <w:style w:type="character" w:customStyle="1" w:styleId="TextonotapieCar">
    <w:name w:val="Texto nota pie Car"/>
    <w:link w:val="Textonotapie"/>
    <w:uiPriority w:val="99"/>
    <w:semiHidden/>
    <w:qFormat/>
    <w:rsid w:val="004F7073"/>
    <w:rPr>
      <w:rFonts w:ascii="Times New Roman" w:eastAsia="Times New Roman" w:hAnsi="Times New Roman" w:cs="Times New Roman"/>
      <w:sz w:val="16"/>
      <w:szCs w:val="20"/>
      <w:lang w:val="de-DE" w:eastAsia="ar-SA"/>
    </w:rPr>
  </w:style>
  <w:style w:type="character" w:customStyle="1" w:styleId="TextoindependienteCar">
    <w:name w:val="Texto independiente Car"/>
    <w:basedOn w:val="Fuentedeprrafopredeter"/>
    <w:link w:val="Textoindependiente"/>
    <w:qFormat/>
    <w:rsid w:val="00481C44"/>
    <w:rPr>
      <w:rFonts w:ascii="Arial" w:eastAsiaTheme="minorHAnsi" w:hAnsi="Arial" w:cstheme="minorBidi"/>
      <w:szCs w:val="22"/>
      <w:lang w:val="en-GB" w:eastAsia="en-US"/>
    </w:rPr>
  </w:style>
  <w:style w:type="character" w:customStyle="1" w:styleId="TextodegloboCar">
    <w:name w:val="Texto de globo Car"/>
    <w:basedOn w:val="Fuentedeprrafopredeter"/>
    <w:link w:val="Textodeglobo"/>
    <w:uiPriority w:val="99"/>
    <w:semiHidden/>
    <w:qFormat/>
    <w:rsid w:val="00B41CE7"/>
    <w:rPr>
      <w:rFonts w:ascii="Tahoma" w:eastAsiaTheme="minorHAnsi" w:hAnsi="Tahoma" w:cs="Tahoma"/>
      <w:sz w:val="16"/>
      <w:szCs w:val="16"/>
      <w:lang w:val="en-GB" w:eastAsia="en-US"/>
    </w:rPr>
  </w:style>
  <w:style w:type="character" w:customStyle="1" w:styleId="EncabezadoCar">
    <w:name w:val="Encabezado Car"/>
    <w:basedOn w:val="Fuentedeprrafopredeter"/>
    <w:link w:val="Encabezado"/>
    <w:qFormat/>
    <w:rsid w:val="00B41CE7"/>
    <w:rPr>
      <w:rFonts w:ascii="Arial" w:eastAsiaTheme="minorHAnsi" w:hAnsi="Arial" w:cstheme="minorBidi"/>
      <w:szCs w:val="22"/>
      <w:lang w:val="en-GB" w:eastAsia="en-US"/>
    </w:rPr>
  </w:style>
  <w:style w:type="character" w:customStyle="1" w:styleId="PiedepginaCar">
    <w:name w:val="Pie de página Car"/>
    <w:basedOn w:val="Fuentedeprrafopredeter"/>
    <w:link w:val="Piedepgina"/>
    <w:uiPriority w:val="79"/>
    <w:qFormat/>
    <w:rsid w:val="00B41CE7"/>
    <w:rPr>
      <w:rFonts w:ascii="Arial" w:eastAsiaTheme="minorHAnsi" w:hAnsi="Arial" w:cstheme="minorBidi"/>
      <w:szCs w:val="22"/>
      <w:lang w:val="en-GB" w:eastAsia="en-US"/>
    </w:rPr>
  </w:style>
  <w:style w:type="character" w:styleId="Nmerodepgina">
    <w:name w:val="page number"/>
    <w:basedOn w:val="Fuentedeprrafopredeter"/>
    <w:qFormat/>
    <w:rsid w:val="00B41CE7"/>
    <w:rPr>
      <w:rFonts w:ascii="Arial" w:hAnsi="Arial"/>
      <w:sz w:val="22"/>
    </w:rPr>
  </w:style>
  <w:style w:type="character" w:styleId="Textodelmarcadordeposicin">
    <w:name w:val="Placeholder Text"/>
    <w:uiPriority w:val="99"/>
    <w:semiHidden/>
    <w:qFormat/>
    <w:rsid w:val="00BA35B3"/>
    <w:rPr>
      <w:color w:val="808080"/>
    </w:rPr>
  </w:style>
  <w:style w:type="character" w:customStyle="1" w:styleId="DropDown">
    <w:name w:val="DropDown"/>
    <w:uiPriority w:val="1"/>
    <w:qFormat/>
    <w:rsid w:val="00BA35B3"/>
    <w:rPr>
      <w:rFonts w:ascii="Calibri" w:hAnsi="Calibri"/>
      <w:sz w:val="20"/>
    </w:rPr>
  </w:style>
  <w:style w:type="character" w:styleId="Refdecomentario">
    <w:name w:val="annotation reference"/>
    <w:uiPriority w:val="99"/>
    <w:semiHidden/>
    <w:unhideWhenUsed/>
    <w:qFormat/>
    <w:rsid w:val="00857E56"/>
    <w:rPr>
      <w:sz w:val="16"/>
      <w:szCs w:val="16"/>
    </w:rPr>
  </w:style>
  <w:style w:type="character" w:customStyle="1" w:styleId="TextocomentarioCar">
    <w:name w:val="Texto comentario Car"/>
    <w:link w:val="Textocomentario"/>
    <w:uiPriority w:val="99"/>
    <w:qFormat/>
    <w:rsid w:val="00857E56"/>
    <w:rPr>
      <w:rFonts w:ascii="Times New Roman" w:eastAsia="Times New Roman" w:hAnsi="Times New Roman" w:cs="Times New Roman"/>
      <w:sz w:val="20"/>
      <w:szCs w:val="20"/>
      <w:lang w:val="de-DE" w:eastAsia="ar-SA"/>
    </w:rPr>
  </w:style>
  <w:style w:type="character" w:customStyle="1" w:styleId="AsuntodelcomentarioCar">
    <w:name w:val="Asunto del comentario Car"/>
    <w:link w:val="Asuntodelcomentario"/>
    <w:uiPriority w:val="99"/>
    <w:semiHidden/>
    <w:qFormat/>
    <w:rsid w:val="00857E56"/>
    <w:rPr>
      <w:rFonts w:ascii="Times New Roman" w:eastAsia="Times New Roman" w:hAnsi="Times New Roman" w:cs="Times New Roman"/>
      <w:b/>
      <w:bCs/>
      <w:sz w:val="20"/>
      <w:szCs w:val="20"/>
      <w:lang w:val="de-DE" w:eastAsia="ar-SA"/>
    </w:rPr>
  </w:style>
  <w:style w:type="character" w:customStyle="1" w:styleId="Ttulo1Car">
    <w:name w:val="Título 1 Car"/>
    <w:basedOn w:val="Fuentedeprrafopredeter"/>
    <w:link w:val="Ttulo1"/>
    <w:uiPriority w:val="9"/>
    <w:qFormat/>
    <w:rsid w:val="00B41CE7"/>
    <w:rPr>
      <w:rFonts w:ascii="Arial" w:eastAsiaTheme="majorEastAsia" w:hAnsi="Arial" w:cstheme="majorBidi"/>
      <w:bCs/>
      <w:color w:val="005A8C"/>
      <w:sz w:val="28"/>
      <w:szCs w:val="28"/>
      <w:lang w:val="en-GB" w:eastAsia="en-US"/>
    </w:rPr>
  </w:style>
  <w:style w:type="character" w:customStyle="1" w:styleId="Ttulo2Car">
    <w:name w:val="Título 2 Car"/>
    <w:basedOn w:val="Fuentedeprrafopredeter"/>
    <w:link w:val="Ttulo2"/>
    <w:uiPriority w:val="9"/>
    <w:qFormat/>
    <w:rsid w:val="00B41CE7"/>
    <w:rPr>
      <w:rFonts w:ascii="Arial" w:eastAsiaTheme="majorEastAsia" w:hAnsi="Arial" w:cstheme="majorBidi"/>
      <w:bCs/>
      <w:color w:val="4F81BD" w:themeColor="accent1"/>
      <w:sz w:val="28"/>
      <w:szCs w:val="26"/>
      <w:lang w:val="en-GB" w:eastAsia="en-US"/>
    </w:rPr>
  </w:style>
  <w:style w:type="character" w:customStyle="1" w:styleId="Kommentarzeichen1">
    <w:name w:val="Kommentarzeichen1"/>
    <w:qFormat/>
    <w:rsid w:val="00277468"/>
    <w:rPr>
      <w:rFonts w:ascii="Arial" w:hAnsi="Arial"/>
      <w:sz w:val="16"/>
    </w:rPr>
  </w:style>
  <w:style w:type="character" w:styleId="Hipervnculovisitado">
    <w:name w:val="FollowedHyperlink"/>
    <w:basedOn w:val="Fuentedeprrafopredeter"/>
    <w:uiPriority w:val="99"/>
    <w:semiHidden/>
    <w:unhideWhenUsed/>
    <w:rsid w:val="00B41CE7"/>
    <w:rPr>
      <w:color w:val="800080" w:themeColor="followedHyperlink"/>
      <w:u w:val="single"/>
    </w:rPr>
  </w:style>
  <w:style w:type="character" w:customStyle="1" w:styleId="Ttulo3Car">
    <w:name w:val="Título 3 Car"/>
    <w:basedOn w:val="Fuentedeprrafopredeter"/>
    <w:link w:val="Ttulo3"/>
    <w:uiPriority w:val="9"/>
    <w:qFormat/>
    <w:rsid w:val="00B41CE7"/>
    <w:rPr>
      <w:rFonts w:ascii="Arial" w:eastAsiaTheme="minorHAnsi" w:hAnsi="Arial" w:cstheme="minorBidi"/>
      <w:bCs/>
      <w:color w:val="4F81BD" w:themeColor="accent1"/>
      <w:sz w:val="24"/>
      <w:szCs w:val="22"/>
      <w:lang w:val="en-GB" w:eastAsia="en-US"/>
    </w:rPr>
  </w:style>
  <w:style w:type="character" w:customStyle="1" w:styleId="Ttulo4Car">
    <w:name w:val="Título 4 Car"/>
    <w:basedOn w:val="Fuentedeprrafopredeter"/>
    <w:link w:val="Ttulo4"/>
    <w:qFormat/>
    <w:rsid w:val="00B41CE7"/>
    <w:rPr>
      <w:rFonts w:ascii="Arial" w:eastAsia="Times New Roman" w:hAnsi="Arial"/>
      <w:bCs/>
      <w:color w:val="4F81BD" w:themeColor="accent1"/>
      <w:sz w:val="24"/>
      <w:lang w:val="en-GB" w:eastAsia="da-DK"/>
    </w:rPr>
  </w:style>
  <w:style w:type="character" w:customStyle="1" w:styleId="Ttulo5Car">
    <w:name w:val="Título 5 Car"/>
    <w:basedOn w:val="Fuentedeprrafopredeter"/>
    <w:link w:val="Ttulo5"/>
    <w:uiPriority w:val="2"/>
    <w:qFormat/>
    <w:rsid w:val="00B41CE7"/>
    <w:rPr>
      <w:rFonts w:ascii="Arial" w:eastAsiaTheme="majorEastAsia" w:hAnsi="Arial" w:cstheme="majorBidi"/>
      <w:color w:val="4F81BD" w:themeColor="accent1"/>
      <w:sz w:val="22"/>
      <w:szCs w:val="22"/>
      <w:lang w:val="en-GB" w:eastAsia="en-US"/>
    </w:rPr>
  </w:style>
  <w:style w:type="character" w:customStyle="1" w:styleId="Ttulo6Car">
    <w:name w:val="Título 6 Car"/>
    <w:basedOn w:val="Fuentedeprrafopredeter"/>
    <w:link w:val="Ttulo6"/>
    <w:uiPriority w:val="2"/>
    <w:qFormat/>
    <w:rsid w:val="00B41CE7"/>
    <w:rPr>
      <w:rFonts w:ascii="Arial" w:eastAsiaTheme="majorEastAsia" w:hAnsi="Arial" w:cstheme="majorBidi"/>
      <w:i/>
      <w:iCs/>
      <w:color w:val="4F81BD" w:themeColor="accent1"/>
      <w:szCs w:val="22"/>
      <w:lang w:val="en-GB" w:eastAsia="en-US"/>
    </w:rPr>
  </w:style>
  <w:style w:type="character" w:customStyle="1" w:styleId="Ttulo7Car">
    <w:name w:val="Título 7 Car"/>
    <w:basedOn w:val="Fuentedeprrafopredeter"/>
    <w:link w:val="Ttulo7"/>
    <w:uiPriority w:val="98"/>
    <w:qFormat/>
    <w:rsid w:val="00B41CE7"/>
    <w:rPr>
      <w:rFonts w:asciiTheme="majorHAnsi" w:eastAsiaTheme="majorEastAsia" w:hAnsiTheme="majorHAnsi" w:cstheme="majorBidi"/>
      <w:i/>
      <w:iCs/>
      <w:color w:val="404040" w:themeColor="text1" w:themeTint="BF"/>
      <w:szCs w:val="22"/>
      <w:lang w:val="en-GB" w:eastAsia="en-US"/>
    </w:rPr>
  </w:style>
  <w:style w:type="character" w:customStyle="1" w:styleId="Ttulo8Car">
    <w:name w:val="Título 8 Car"/>
    <w:basedOn w:val="Fuentedeprrafopredeter"/>
    <w:link w:val="Ttulo8"/>
    <w:uiPriority w:val="98"/>
    <w:qFormat/>
    <w:rsid w:val="00B41CE7"/>
    <w:rPr>
      <w:rFonts w:asciiTheme="majorHAnsi" w:eastAsiaTheme="majorEastAsia" w:hAnsiTheme="majorHAnsi" w:cstheme="majorBidi"/>
      <w:color w:val="404040" w:themeColor="text1" w:themeTint="BF"/>
      <w:lang w:val="en-GB" w:eastAsia="en-US"/>
    </w:rPr>
  </w:style>
  <w:style w:type="character" w:customStyle="1" w:styleId="Ttulo9Car">
    <w:name w:val="Título 9 Car"/>
    <w:basedOn w:val="Fuentedeprrafopredeter"/>
    <w:link w:val="Ttulo9"/>
    <w:uiPriority w:val="98"/>
    <w:qFormat/>
    <w:rsid w:val="00B41CE7"/>
    <w:rPr>
      <w:rFonts w:asciiTheme="majorHAnsi" w:eastAsiaTheme="majorEastAsia" w:hAnsiTheme="majorHAnsi" w:cstheme="majorBidi"/>
      <w:i/>
      <w:iCs/>
      <w:color w:val="404040" w:themeColor="text1" w:themeTint="BF"/>
      <w:lang w:val="en-GB" w:eastAsia="en-US"/>
    </w:rPr>
  </w:style>
  <w:style w:type="character" w:customStyle="1" w:styleId="CitaCar">
    <w:name w:val="Cita Car"/>
    <w:basedOn w:val="Fuentedeprrafopredeter"/>
    <w:link w:val="Cita"/>
    <w:uiPriority w:val="8"/>
    <w:qFormat/>
    <w:rsid w:val="00B41CE7"/>
    <w:rPr>
      <w:rFonts w:ascii="Arial" w:eastAsiaTheme="minorHAnsi" w:hAnsi="Arial" w:cstheme="minorBidi"/>
      <w:i/>
      <w:iCs/>
      <w:color w:val="51626F"/>
      <w:szCs w:val="22"/>
      <w:lang w:val="en-GB" w:eastAsia="en-US"/>
    </w:rPr>
  </w:style>
  <w:style w:type="character" w:customStyle="1" w:styleId="TtuloCar">
    <w:name w:val="Título Car"/>
    <w:basedOn w:val="Fuentedeprrafopredeter"/>
    <w:link w:val="Ttulo"/>
    <w:uiPriority w:val="99"/>
    <w:qFormat/>
    <w:rsid w:val="00B41CE7"/>
    <w:rPr>
      <w:rFonts w:ascii="Arial" w:eastAsiaTheme="majorEastAsia" w:hAnsi="Arial" w:cstheme="majorBidi"/>
      <w:color w:val="51626F"/>
      <w:spacing w:val="5"/>
      <w:kern w:val="2"/>
      <w:sz w:val="36"/>
      <w:szCs w:val="52"/>
      <w:lang w:val="en-GB" w:eastAsia="en-US"/>
    </w:rPr>
  </w:style>
  <w:style w:type="character" w:customStyle="1" w:styleId="EpgrafeCar">
    <w:name w:val="Epígrafe Car"/>
    <w:link w:val="Epgrafe"/>
    <w:qFormat/>
    <w:locked/>
    <w:rsid w:val="00481C44"/>
    <w:rPr>
      <w:rFonts w:ascii="Arial" w:eastAsiaTheme="minorHAnsi" w:hAnsi="Arial" w:cstheme="minorBidi"/>
      <w:color w:val="005A8C"/>
      <w:sz w:val="18"/>
      <w:szCs w:val="22"/>
      <w:lang w:val="en-GB" w:eastAsia="en-US"/>
    </w:rPr>
  </w:style>
  <w:style w:type="character" w:customStyle="1" w:styleId="ESATextZchn">
    <w:name w:val="ESA Text Zchn"/>
    <w:basedOn w:val="Fuentedeprrafopredeter"/>
    <w:link w:val="ESAText"/>
    <w:qFormat/>
    <w:rsid w:val="00D32745"/>
    <w:rPr>
      <w:rFonts w:eastAsiaTheme="minorHAnsi" w:cs="Arial"/>
      <w:sz w:val="22"/>
      <w:szCs w:val="22"/>
      <w:lang w:val="en-US" w:eastAsia="en-US"/>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qFormat/>
    <w:rsid w:val="00481C44"/>
    <w:pPr>
      <w:tabs>
        <w:tab w:val="clear" w:pos="851"/>
        <w:tab w:val="clear" w:pos="1276"/>
        <w:tab w:val="clear" w:pos="1701"/>
        <w:tab w:val="left" w:pos="1559"/>
        <w:tab w:val="left" w:pos="1985"/>
      </w:tabs>
      <w:spacing w:after="200"/>
    </w:pPr>
  </w:style>
  <w:style w:type="paragraph" w:styleId="Lista">
    <w:name w:val="List"/>
    <w:basedOn w:val="Textoindependiente"/>
    <w:rPr>
      <w:rFonts w:cs="Lohit Devanagari"/>
    </w:rPr>
  </w:style>
  <w:style w:type="paragraph" w:styleId="Epgrafe">
    <w:name w:val="caption"/>
    <w:basedOn w:val="Normal"/>
    <w:next w:val="Textoindependiente"/>
    <w:link w:val="EpgrafeCar"/>
    <w:qFormat/>
    <w:rsid w:val="00B41CE7"/>
    <w:pPr>
      <w:tabs>
        <w:tab w:val="clear" w:pos="851"/>
        <w:tab w:val="clear" w:pos="1276"/>
        <w:tab w:val="clear" w:pos="1701"/>
        <w:tab w:val="clear" w:pos="9072"/>
        <w:tab w:val="left" w:pos="2268"/>
      </w:tabs>
      <w:spacing w:after="200" w:line="220" w:lineRule="atLeast"/>
      <w:ind w:left="2268" w:hanging="1134"/>
    </w:pPr>
    <w:rPr>
      <w:color w:val="005A8C"/>
      <w:sz w:val="18"/>
    </w:rPr>
  </w:style>
  <w:style w:type="paragraph" w:customStyle="1" w:styleId="Index">
    <w:name w:val="Index"/>
    <w:basedOn w:val="Normal"/>
    <w:qFormat/>
    <w:pPr>
      <w:suppressLineNumbers/>
    </w:pPr>
    <w:rPr>
      <w:rFonts w:cs="Lohit Devanagari"/>
    </w:rPr>
  </w:style>
  <w:style w:type="paragraph" w:styleId="Textonotapie">
    <w:name w:val="footnote text"/>
    <w:basedOn w:val="Normal"/>
    <w:link w:val="TextonotapieCar"/>
    <w:uiPriority w:val="99"/>
    <w:semiHidden/>
    <w:rsid w:val="004F7073"/>
    <w:pPr>
      <w:keepLines/>
      <w:spacing w:line="200" w:lineRule="atLeast"/>
    </w:pPr>
    <w:rPr>
      <w:sz w:val="16"/>
    </w:rPr>
  </w:style>
  <w:style w:type="paragraph" w:customStyle="1" w:styleId="BeschriftungProposal">
    <w:name w:val="Beschriftung_Proposal"/>
    <w:basedOn w:val="Normal"/>
    <w:qFormat/>
    <w:rsid w:val="004F7073"/>
    <w:pPr>
      <w:widowControl w:val="0"/>
      <w:tabs>
        <w:tab w:val="left" w:pos="1134"/>
      </w:tabs>
    </w:pPr>
    <w:rPr>
      <w:rFonts w:cs="Arial"/>
      <w:i/>
      <w:iCs/>
      <w:lang w:val="en-US"/>
    </w:rPr>
  </w:style>
  <w:style w:type="paragraph" w:styleId="Prrafodelista">
    <w:name w:val="List Paragraph"/>
    <w:basedOn w:val="Normal"/>
    <w:uiPriority w:val="34"/>
    <w:qFormat/>
    <w:rsid w:val="004F7073"/>
    <w:pPr>
      <w:ind w:left="720"/>
    </w:pPr>
  </w:style>
  <w:style w:type="paragraph" w:styleId="Textodeglobo">
    <w:name w:val="Balloon Text"/>
    <w:basedOn w:val="Normal"/>
    <w:link w:val="TextodegloboCar"/>
    <w:uiPriority w:val="99"/>
    <w:semiHidden/>
    <w:unhideWhenUsed/>
    <w:qFormat/>
    <w:rsid w:val="00B41CE7"/>
    <w:pPr>
      <w:spacing w:line="240" w:lineRule="auto"/>
    </w:pPr>
    <w:rPr>
      <w:rFonts w:ascii="Tahoma" w:hAnsi="Tahoma" w:cs="Tahoma"/>
      <w:sz w:val="16"/>
      <w:szCs w:val="16"/>
    </w:rPr>
  </w:style>
  <w:style w:type="paragraph" w:customStyle="1" w:styleId="HeaderandFooter">
    <w:name w:val="Header and Footer"/>
    <w:basedOn w:val="Normal"/>
    <w:qFormat/>
  </w:style>
  <w:style w:type="paragraph" w:styleId="Encabezado">
    <w:name w:val="header"/>
    <w:basedOn w:val="Normal"/>
    <w:link w:val="EncabezadoCar"/>
    <w:rsid w:val="00B41CE7"/>
    <w:pPr>
      <w:tabs>
        <w:tab w:val="clear" w:pos="851"/>
        <w:tab w:val="clear" w:pos="1276"/>
        <w:tab w:val="clear" w:pos="1701"/>
      </w:tabs>
    </w:pPr>
  </w:style>
  <w:style w:type="paragraph" w:styleId="Piedepgina">
    <w:name w:val="footer"/>
    <w:basedOn w:val="Normal"/>
    <w:link w:val="PiedepginaCar"/>
    <w:uiPriority w:val="79"/>
    <w:rsid w:val="00B41CE7"/>
    <w:pPr>
      <w:tabs>
        <w:tab w:val="clear" w:pos="851"/>
        <w:tab w:val="clear" w:pos="1276"/>
        <w:tab w:val="clear" w:pos="1701"/>
      </w:tabs>
    </w:pPr>
  </w:style>
  <w:style w:type="paragraph" w:customStyle="1" w:styleId="Cover">
    <w:name w:val="Cover"/>
    <w:basedOn w:val="Normal"/>
    <w:qFormat/>
    <w:rsid w:val="004F7073"/>
    <w:pPr>
      <w:jc w:val="both"/>
    </w:pPr>
    <w:rPr>
      <w:sz w:val="22"/>
    </w:rPr>
  </w:style>
  <w:style w:type="paragraph" w:styleId="Textocomentario">
    <w:name w:val="annotation text"/>
    <w:basedOn w:val="Normal"/>
    <w:link w:val="TextocomentarioCar"/>
    <w:uiPriority w:val="99"/>
    <w:unhideWhenUsed/>
    <w:qFormat/>
    <w:rsid w:val="00857E56"/>
  </w:style>
  <w:style w:type="paragraph" w:styleId="Asuntodelcomentario">
    <w:name w:val="annotation subject"/>
    <w:basedOn w:val="Textocomentario"/>
    <w:next w:val="Textocomentario"/>
    <w:link w:val="AsuntodelcomentarioCar"/>
    <w:uiPriority w:val="99"/>
    <w:semiHidden/>
    <w:unhideWhenUsed/>
    <w:qFormat/>
    <w:rsid w:val="00857E56"/>
    <w:rPr>
      <w:b/>
      <w:bCs/>
    </w:rPr>
  </w:style>
  <w:style w:type="paragraph" w:styleId="Ttulodendice">
    <w:name w:val="index heading"/>
    <w:basedOn w:val="Heading"/>
  </w:style>
  <w:style w:type="paragraph" w:styleId="TtulodeTDC">
    <w:name w:val="TOC Heading"/>
    <w:basedOn w:val="Ttulo1"/>
    <w:next w:val="Normal"/>
    <w:uiPriority w:val="39"/>
    <w:unhideWhenUsed/>
    <w:qFormat/>
    <w:rsid w:val="0024563A"/>
    <w:pPr>
      <w:numPr>
        <w:numId w:val="0"/>
      </w:numPr>
      <w:spacing w:line="276" w:lineRule="auto"/>
      <w:outlineLvl w:val="9"/>
    </w:pPr>
    <w:rPr>
      <w:lang w:eastAsia="en-GB"/>
    </w:rPr>
  </w:style>
  <w:style w:type="paragraph" w:styleId="TDC1">
    <w:name w:val="toc 1"/>
    <w:basedOn w:val="Normal"/>
    <w:next w:val="Normal"/>
    <w:autoRedefine/>
    <w:uiPriority w:val="39"/>
    <w:unhideWhenUsed/>
    <w:rsid w:val="008312DE"/>
    <w:pPr>
      <w:spacing w:after="100"/>
    </w:pPr>
  </w:style>
  <w:style w:type="paragraph" w:styleId="TDC2">
    <w:name w:val="toc 2"/>
    <w:basedOn w:val="Normal"/>
    <w:next w:val="Normal"/>
    <w:autoRedefine/>
    <w:uiPriority w:val="39"/>
    <w:unhideWhenUsed/>
    <w:rsid w:val="008312DE"/>
    <w:pPr>
      <w:spacing w:after="100"/>
      <w:ind w:left="240"/>
    </w:pPr>
  </w:style>
  <w:style w:type="paragraph" w:customStyle="1" w:styleId="Default">
    <w:name w:val="Default"/>
    <w:qFormat/>
    <w:rsid w:val="00A34EAC"/>
    <w:rPr>
      <w:rFonts w:ascii="Times New Roman" w:eastAsia="Times New Roman" w:hAnsi="Times New Roman"/>
      <w:color w:val="000000"/>
      <w:sz w:val="24"/>
      <w:szCs w:val="24"/>
      <w:lang w:val="de-DE" w:eastAsia="de-DE"/>
    </w:rPr>
  </w:style>
  <w:style w:type="paragraph" w:customStyle="1" w:styleId="Numberlist">
    <w:name w:val="Numberlist"/>
    <w:basedOn w:val="Textoindependiente"/>
    <w:uiPriority w:val="2"/>
    <w:qFormat/>
    <w:rsid w:val="00B41CE7"/>
    <w:pPr>
      <w:numPr>
        <w:numId w:val="7"/>
      </w:numPr>
      <w:tabs>
        <w:tab w:val="clear" w:pos="9072"/>
      </w:tabs>
      <w:spacing w:after="0"/>
    </w:pPr>
  </w:style>
  <w:style w:type="paragraph" w:customStyle="1" w:styleId="Alphalist">
    <w:name w:val="Alphalist"/>
    <w:basedOn w:val="Numberlist"/>
    <w:uiPriority w:val="99"/>
    <w:semiHidden/>
    <w:qFormat/>
    <w:rsid w:val="00B41CE7"/>
    <w:pPr>
      <w:numPr>
        <w:numId w:val="0"/>
      </w:numPr>
    </w:pPr>
  </w:style>
  <w:style w:type="paragraph" w:customStyle="1" w:styleId="AppHeadingA1">
    <w:name w:val="AppHeadingA1"/>
    <w:basedOn w:val="Normal"/>
    <w:next w:val="Textoindependiente"/>
    <w:uiPriority w:val="99"/>
    <w:semiHidden/>
    <w:qFormat/>
    <w:rsid w:val="00B41CE7"/>
    <w:pPr>
      <w:keepNext/>
      <w:numPr>
        <w:numId w:val="2"/>
      </w:numPr>
      <w:tabs>
        <w:tab w:val="clear" w:pos="851"/>
        <w:tab w:val="clear" w:pos="1276"/>
        <w:tab w:val="clear" w:pos="1701"/>
        <w:tab w:val="clear" w:pos="9072"/>
        <w:tab w:val="left" w:pos="1134"/>
      </w:tabs>
      <w:spacing w:before="560" w:after="240" w:line="340" w:lineRule="atLeast"/>
      <w:outlineLvl w:val="0"/>
    </w:pPr>
    <w:rPr>
      <w:rFonts w:eastAsia="Times New Roman" w:cs="Times New Roman"/>
      <w:color w:val="005A8C"/>
      <w:sz w:val="32"/>
      <w:szCs w:val="20"/>
      <w:lang w:eastAsia="da-DK"/>
    </w:rPr>
  </w:style>
  <w:style w:type="paragraph" w:customStyle="1" w:styleId="BodyManual">
    <w:name w:val="Body Manual"/>
    <w:basedOn w:val="Normal"/>
    <w:semiHidden/>
    <w:qFormat/>
    <w:rsid w:val="00B41CE7"/>
    <w:pPr>
      <w:tabs>
        <w:tab w:val="left" w:pos="2126"/>
      </w:tabs>
      <w:ind w:left="1701"/>
    </w:pPr>
    <w:rPr>
      <w:rFonts w:ascii="Times New Roman" w:eastAsia="Times New Roman" w:hAnsi="Times New Roman" w:cs="Times New Roman"/>
      <w:sz w:val="24"/>
      <w:szCs w:val="20"/>
      <w:lang w:eastAsia="da-DK"/>
    </w:rPr>
  </w:style>
  <w:style w:type="paragraph" w:customStyle="1" w:styleId="BodyNormal">
    <w:name w:val="Body Normal"/>
    <w:basedOn w:val="Normal"/>
    <w:uiPriority w:val="24"/>
    <w:semiHidden/>
    <w:qFormat/>
    <w:rsid w:val="00B41CE7"/>
  </w:style>
  <w:style w:type="paragraph" w:customStyle="1" w:styleId="Bullet">
    <w:name w:val="Bullet"/>
    <w:basedOn w:val="Normal"/>
    <w:uiPriority w:val="2"/>
    <w:qFormat/>
    <w:rsid w:val="00B41CE7"/>
    <w:pPr>
      <w:numPr>
        <w:numId w:val="9"/>
      </w:numPr>
      <w:tabs>
        <w:tab w:val="clear" w:pos="851"/>
        <w:tab w:val="clear" w:pos="1276"/>
        <w:tab w:val="clear" w:pos="1701"/>
        <w:tab w:val="clear" w:pos="9072"/>
        <w:tab w:val="left" w:pos="1559"/>
      </w:tabs>
    </w:pPr>
  </w:style>
  <w:style w:type="paragraph" w:customStyle="1" w:styleId="Bullet0ptafter">
    <w:name w:val="Bullet 0 pt after"/>
    <w:basedOn w:val="Bullet"/>
    <w:uiPriority w:val="4"/>
    <w:semiHidden/>
    <w:qFormat/>
    <w:rsid w:val="00B41CE7"/>
    <w:pPr>
      <w:numPr>
        <w:numId w:val="3"/>
      </w:numPr>
    </w:pPr>
  </w:style>
  <w:style w:type="paragraph" w:customStyle="1" w:styleId="Bulletlast">
    <w:name w:val="Bullet last"/>
    <w:basedOn w:val="Bullet"/>
    <w:next w:val="Textoindependiente"/>
    <w:uiPriority w:val="2"/>
    <w:qFormat/>
    <w:rsid w:val="00B41CE7"/>
    <w:pPr>
      <w:spacing w:after="200"/>
    </w:pPr>
  </w:style>
  <w:style w:type="paragraph" w:customStyle="1" w:styleId="Captionwide">
    <w:name w:val="Caption wide"/>
    <w:basedOn w:val="Epgrafe"/>
    <w:next w:val="Textoindependiente"/>
    <w:uiPriority w:val="5"/>
    <w:qFormat/>
    <w:rsid w:val="00B41CE7"/>
    <w:pPr>
      <w:tabs>
        <w:tab w:val="clear" w:pos="2268"/>
        <w:tab w:val="left" w:pos="1134"/>
        <w:tab w:val="left" w:pos="1701"/>
      </w:tabs>
      <w:ind w:left="1134"/>
    </w:pPr>
  </w:style>
  <w:style w:type="paragraph" w:customStyle="1" w:styleId="Dash0">
    <w:name w:val="Dash"/>
    <w:basedOn w:val="Normal"/>
    <w:uiPriority w:val="98"/>
    <w:semiHidden/>
    <w:qFormat/>
    <w:rsid w:val="00B41CE7"/>
    <w:pPr>
      <w:tabs>
        <w:tab w:val="clear" w:pos="851"/>
        <w:tab w:val="clear" w:pos="1276"/>
        <w:tab w:val="clear" w:pos="1701"/>
        <w:tab w:val="clear" w:pos="9072"/>
        <w:tab w:val="left" w:pos="1985"/>
      </w:tabs>
    </w:pPr>
  </w:style>
  <w:style w:type="paragraph" w:customStyle="1" w:styleId="dash">
    <w:name w:val="dash"/>
    <w:basedOn w:val="Normal"/>
    <w:uiPriority w:val="4"/>
    <w:qFormat/>
    <w:rsid w:val="00B41CE7"/>
    <w:pPr>
      <w:numPr>
        <w:numId w:val="4"/>
      </w:numPr>
      <w:tabs>
        <w:tab w:val="clear" w:pos="851"/>
        <w:tab w:val="clear" w:pos="1276"/>
        <w:tab w:val="clear" w:pos="1701"/>
        <w:tab w:val="clear" w:pos="9072"/>
        <w:tab w:val="left" w:pos="1985"/>
      </w:tabs>
    </w:pPr>
    <w:rPr>
      <w:rFonts w:eastAsia="Times New Roman" w:cs="Times New Roman"/>
      <w:szCs w:val="20"/>
      <w:lang w:eastAsia="da-DK"/>
    </w:rPr>
  </w:style>
  <w:style w:type="paragraph" w:customStyle="1" w:styleId="Dashlast">
    <w:name w:val="Dash last"/>
    <w:basedOn w:val="Dash0"/>
    <w:next w:val="Textoindependiente"/>
    <w:uiPriority w:val="98"/>
    <w:semiHidden/>
    <w:qFormat/>
    <w:rsid w:val="00B41CE7"/>
    <w:pPr>
      <w:spacing w:after="200"/>
    </w:pPr>
  </w:style>
  <w:style w:type="paragraph" w:customStyle="1" w:styleId="dashlast0">
    <w:name w:val="dash last"/>
    <w:basedOn w:val="dash"/>
    <w:next w:val="Textoindependiente"/>
    <w:uiPriority w:val="4"/>
    <w:qFormat/>
    <w:rsid w:val="00B41CE7"/>
    <w:pPr>
      <w:spacing w:after="200"/>
    </w:pPr>
  </w:style>
  <w:style w:type="paragraph" w:customStyle="1" w:styleId="EqCaption">
    <w:name w:val="EqCaption"/>
    <w:basedOn w:val="Normal"/>
    <w:next w:val="Normal"/>
    <w:uiPriority w:val="8"/>
    <w:qFormat/>
    <w:rsid w:val="00B41CE7"/>
    <w:pPr>
      <w:keepNext/>
      <w:spacing w:line="200" w:lineRule="atLeast"/>
      <w:jc w:val="right"/>
    </w:pPr>
    <w:rPr>
      <w:rFonts w:eastAsia="Times New Roman" w:cs="Times New Roman"/>
      <w:i/>
      <w:color w:val="005A8C"/>
      <w:szCs w:val="20"/>
      <w:lang w:eastAsia="da-DK"/>
    </w:rPr>
  </w:style>
  <w:style w:type="paragraph" w:customStyle="1" w:styleId="Image">
    <w:name w:val="Image"/>
    <w:basedOn w:val="Epgrafe"/>
    <w:next w:val="Epgrafe"/>
    <w:uiPriority w:val="39"/>
    <w:semiHidden/>
    <w:qFormat/>
    <w:rsid w:val="00B41CE7"/>
    <w:pPr>
      <w:spacing w:before="240" w:after="80"/>
    </w:pPr>
    <w:rPr>
      <w:color w:val="auto"/>
      <w:lang w:eastAsia="en-GB"/>
    </w:rPr>
  </w:style>
  <w:style w:type="paragraph" w:customStyle="1" w:styleId="FullWidthImage">
    <w:name w:val="Full Width Image"/>
    <w:basedOn w:val="Image"/>
    <w:semiHidden/>
    <w:qFormat/>
    <w:rsid w:val="00B41CE7"/>
    <w:pPr>
      <w:ind w:left="-720"/>
    </w:pPr>
  </w:style>
  <w:style w:type="paragraph" w:customStyle="1" w:styleId="H1">
    <w:name w:val="H1"/>
    <w:basedOn w:val="Ttulo1"/>
    <w:next w:val="Textoindependiente"/>
    <w:uiPriority w:val="8"/>
    <w:qFormat/>
    <w:rsid w:val="00B41CE7"/>
    <w:pPr>
      <w:keepLines w:val="0"/>
      <w:numPr>
        <w:numId w:val="0"/>
      </w:numPr>
      <w:spacing w:before="560" w:line="340" w:lineRule="atLeast"/>
    </w:pPr>
    <w:rPr>
      <w:rFonts w:eastAsia="Times New Roman" w:cs="Times New Roman"/>
      <w:bCs w:val="0"/>
      <w:sz w:val="32"/>
      <w:szCs w:val="20"/>
      <w:lang w:eastAsia="da-DK"/>
    </w:rPr>
  </w:style>
  <w:style w:type="paragraph" w:customStyle="1" w:styleId="Intro">
    <w:name w:val="Intro"/>
    <w:basedOn w:val="Normal"/>
    <w:uiPriority w:val="13"/>
    <w:qFormat/>
    <w:rsid w:val="00B41CE7"/>
    <w:pPr>
      <w:tabs>
        <w:tab w:val="clear" w:pos="851"/>
        <w:tab w:val="clear" w:pos="1276"/>
        <w:tab w:val="clear" w:pos="1701"/>
        <w:tab w:val="left" w:pos="1134"/>
        <w:tab w:val="left" w:pos="1559"/>
        <w:tab w:val="left" w:pos="1985"/>
      </w:tabs>
    </w:pPr>
    <w:rPr>
      <w:color w:val="51626F"/>
    </w:rPr>
  </w:style>
  <w:style w:type="paragraph" w:customStyle="1" w:styleId="Letterlist">
    <w:name w:val="Letterlist"/>
    <w:basedOn w:val="Alphalist"/>
    <w:uiPriority w:val="4"/>
    <w:qFormat/>
    <w:rsid w:val="00B41CE7"/>
    <w:pPr>
      <w:numPr>
        <w:numId w:val="5"/>
      </w:numPr>
    </w:pPr>
  </w:style>
  <w:style w:type="paragraph" w:customStyle="1" w:styleId="Letterlistlast">
    <w:name w:val="Letterlist last"/>
    <w:basedOn w:val="Letterlist"/>
    <w:next w:val="Textoindependiente"/>
    <w:uiPriority w:val="4"/>
    <w:qFormat/>
    <w:rsid w:val="00B41CE7"/>
    <w:pPr>
      <w:spacing w:after="200"/>
    </w:pPr>
  </w:style>
  <w:style w:type="paragraph" w:customStyle="1" w:styleId="Numberlist0ptafter">
    <w:name w:val="Numberlist 0 pt after"/>
    <w:basedOn w:val="Numberlist"/>
    <w:next w:val="Dash0"/>
    <w:uiPriority w:val="5"/>
    <w:semiHidden/>
    <w:qFormat/>
    <w:rsid w:val="00B41CE7"/>
    <w:pPr>
      <w:numPr>
        <w:numId w:val="6"/>
      </w:numPr>
    </w:pPr>
  </w:style>
  <w:style w:type="paragraph" w:customStyle="1" w:styleId="Numberlistlast">
    <w:name w:val="Numberlist last"/>
    <w:basedOn w:val="Numberlist"/>
    <w:next w:val="Textoindependiente"/>
    <w:uiPriority w:val="3"/>
    <w:qFormat/>
    <w:rsid w:val="00B41CE7"/>
    <w:pPr>
      <w:spacing w:after="200"/>
    </w:pPr>
  </w:style>
  <w:style w:type="paragraph" w:styleId="Cita">
    <w:name w:val="Quote"/>
    <w:basedOn w:val="Normal"/>
    <w:next w:val="Textoindependiente"/>
    <w:link w:val="CitaCar"/>
    <w:uiPriority w:val="8"/>
    <w:qFormat/>
    <w:rsid w:val="00B41CE7"/>
    <w:pPr>
      <w:tabs>
        <w:tab w:val="left" w:pos="1985"/>
      </w:tabs>
      <w:spacing w:before="200" w:after="200"/>
      <w:ind w:left="1559" w:right="709"/>
    </w:pPr>
    <w:rPr>
      <w:i/>
      <w:iCs/>
      <w:color w:val="51626F"/>
    </w:rPr>
  </w:style>
  <w:style w:type="paragraph" w:customStyle="1" w:styleId="Ref">
    <w:name w:val="Ref"/>
    <w:basedOn w:val="Textoindependiente"/>
    <w:uiPriority w:val="8"/>
    <w:qFormat/>
    <w:rsid w:val="00B41CE7"/>
    <w:pPr>
      <w:numPr>
        <w:numId w:val="8"/>
      </w:numPr>
      <w:tabs>
        <w:tab w:val="clear" w:pos="1559"/>
        <w:tab w:val="clear" w:pos="1985"/>
        <w:tab w:val="clear" w:pos="9072"/>
        <w:tab w:val="left" w:pos="1701"/>
      </w:tabs>
    </w:pPr>
  </w:style>
  <w:style w:type="paragraph" w:customStyle="1" w:styleId="TableBullet">
    <w:name w:val="TableBullet"/>
    <w:basedOn w:val="Bullet"/>
    <w:uiPriority w:val="7"/>
    <w:qFormat/>
    <w:rsid w:val="00B41CE7"/>
    <w:pPr>
      <w:tabs>
        <w:tab w:val="clear" w:pos="1559"/>
        <w:tab w:val="left" w:pos="425"/>
      </w:tabs>
      <w:spacing w:before="120" w:after="80" w:line="220" w:lineRule="atLeast"/>
      <w:ind w:left="425" w:hanging="425"/>
    </w:pPr>
    <w:rPr>
      <w:sz w:val="18"/>
    </w:rPr>
  </w:style>
  <w:style w:type="paragraph" w:customStyle="1" w:styleId="TableBulletLast">
    <w:name w:val="TableBullet Last"/>
    <w:basedOn w:val="TableBullet"/>
    <w:next w:val="Normal"/>
    <w:uiPriority w:val="7"/>
    <w:qFormat/>
    <w:rsid w:val="00B41CE7"/>
  </w:style>
  <w:style w:type="paragraph" w:customStyle="1" w:styleId="Tabletext">
    <w:name w:val="Tabletext"/>
    <w:basedOn w:val="Normal"/>
    <w:qFormat/>
    <w:rsid w:val="00B41CE7"/>
    <w:pPr>
      <w:spacing w:before="120" w:after="80"/>
    </w:pPr>
    <w:rPr>
      <w:sz w:val="18"/>
    </w:rPr>
  </w:style>
  <w:style w:type="paragraph" w:customStyle="1" w:styleId="TableCellHeading">
    <w:name w:val="TableCellHeading"/>
    <w:basedOn w:val="Tabletext"/>
    <w:next w:val="Tabletext"/>
    <w:uiPriority w:val="7"/>
    <w:qFormat/>
    <w:rsid w:val="00B41CE7"/>
    <w:pPr>
      <w:tabs>
        <w:tab w:val="clear" w:pos="851"/>
        <w:tab w:val="clear" w:pos="1276"/>
        <w:tab w:val="clear" w:pos="1701"/>
        <w:tab w:val="clear" w:pos="9072"/>
      </w:tabs>
      <w:spacing w:line="220" w:lineRule="atLeast"/>
    </w:pPr>
    <w:rPr>
      <w:rFonts w:eastAsia="Times New Roman" w:cs="Times New Roman"/>
      <w:b/>
      <w:color w:val="F79646" w:themeColor="accent6"/>
      <w:szCs w:val="20"/>
      <w:lang w:eastAsia="da-DK"/>
    </w:rPr>
  </w:style>
  <w:style w:type="paragraph" w:customStyle="1" w:styleId="Tableheader">
    <w:name w:val="Tableheader"/>
    <w:basedOn w:val="Normal"/>
    <w:uiPriority w:val="24"/>
    <w:unhideWhenUsed/>
    <w:qFormat/>
    <w:rsid w:val="00B41CE7"/>
    <w:pPr>
      <w:spacing w:before="120" w:after="80"/>
    </w:pPr>
    <w:rPr>
      <w:b/>
      <w:color w:val="F79646" w:themeColor="accent6"/>
    </w:rPr>
  </w:style>
  <w:style w:type="paragraph" w:customStyle="1" w:styleId="TableHeading">
    <w:name w:val="TableHeading"/>
    <w:basedOn w:val="Textoindependiente"/>
    <w:qFormat/>
    <w:rsid w:val="00B41CE7"/>
    <w:pPr>
      <w:spacing w:before="120" w:after="80" w:line="220" w:lineRule="atLeast"/>
    </w:pPr>
    <w:rPr>
      <w:b/>
      <w:color w:val="F79646" w:themeColor="accent6"/>
      <w:sz w:val="18"/>
      <w:szCs w:val="16"/>
    </w:rPr>
  </w:style>
  <w:style w:type="paragraph" w:styleId="Ttulo">
    <w:name w:val="Title"/>
    <w:basedOn w:val="Normal"/>
    <w:next w:val="Normal"/>
    <w:link w:val="TtuloCar"/>
    <w:uiPriority w:val="99"/>
    <w:qFormat/>
    <w:rsid w:val="00B41CE7"/>
    <w:pPr>
      <w:spacing w:after="480"/>
      <w:contextualSpacing/>
    </w:pPr>
    <w:rPr>
      <w:rFonts w:eastAsiaTheme="majorEastAsia" w:cstheme="majorBidi"/>
      <w:color w:val="51626F"/>
      <w:spacing w:val="5"/>
      <w:kern w:val="2"/>
      <w:sz w:val="36"/>
      <w:szCs w:val="52"/>
    </w:rPr>
  </w:style>
  <w:style w:type="paragraph" w:customStyle="1" w:styleId="Title1">
    <w:name w:val="Title1"/>
    <w:basedOn w:val="Ttulo"/>
    <w:next w:val="Normal"/>
    <w:uiPriority w:val="17"/>
    <w:qFormat/>
    <w:rsid w:val="00B41CE7"/>
    <w:pPr>
      <w:spacing w:line="400" w:lineRule="atLeast"/>
    </w:pPr>
    <w:rPr>
      <w:color w:val="F79646" w:themeColor="accent6"/>
    </w:rPr>
  </w:style>
  <w:style w:type="paragraph" w:customStyle="1" w:styleId="Title2">
    <w:name w:val="Title2"/>
    <w:basedOn w:val="Normal"/>
    <w:next w:val="Normal"/>
    <w:uiPriority w:val="17"/>
    <w:qFormat/>
    <w:rsid w:val="00B41CE7"/>
    <w:pPr>
      <w:spacing w:after="360" w:line="360" w:lineRule="atLeast"/>
    </w:pPr>
    <w:rPr>
      <w:color w:val="F79646" w:themeColor="accent6"/>
      <w:sz w:val="32"/>
    </w:rPr>
  </w:style>
  <w:style w:type="paragraph" w:customStyle="1" w:styleId="Title3">
    <w:name w:val="Title3"/>
    <w:basedOn w:val="Title2"/>
    <w:next w:val="Intro"/>
    <w:uiPriority w:val="17"/>
    <w:qFormat/>
    <w:rsid w:val="00B41CE7"/>
    <w:pPr>
      <w:spacing w:after="240" w:line="320" w:lineRule="atLeast"/>
    </w:pPr>
    <w:rPr>
      <w:sz w:val="28"/>
    </w:rPr>
  </w:style>
  <w:style w:type="paragraph" w:customStyle="1" w:styleId="Arialbodytext">
    <w:name w:val="Arial body text"/>
    <w:basedOn w:val="Normal"/>
    <w:uiPriority w:val="99"/>
    <w:qFormat/>
    <w:rsid w:val="0030154C"/>
    <w:pPr>
      <w:keepNext/>
      <w:keepLines/>
      <w:tabs>
        <w:tab w:val="clear" w:pos="851"/>
        <w:tab w:val="clear" w:pos="1276"/>
        <w:tab w:val="clear" w:pos="1701"/>
        <w:tab w:val="clear" w:pos="9072"/>
      </w:tabs>
      <w:spacing w:before="60" w:after="120" w:line="260" w:lineRule="atLeast"/>
      <w:jc w:val="both"/>
    </w:pPr>
    <w:rPr>
      <w:rFonts w:eastAsia="Times New Roman" w:cs="Times New Roman"/>
      <w:sz w:val="22"/>
      <w:szCs w:val="20"/>
      <w:lang w:eastAsia="de-DE"/>
    </w:rPr>
  </w:style>
  <w:style w:type="paragraph" w:styleId="TDC3">
    <w:name w:val="toc 3"/>
    <w:basedOn w:val="Normal"/>
    <w:next w:val="Normal"/>
    <w:autoRedefine/>
    <w:uiPriority w:val="39"/>
    <w:unhideWhenUsed/>
    <w:rsid w:val="00F005F3"/>
    <w:pPr>
      <w:tabs>
        <w:tab w:val="clear" w:pos="851"/>
        <w:tab w:val="clear" w:pos="1276"/>
        <w:tab w:val="clear" w:pos="1701"/>
        <w:tab w:val="clear" w:pos="9072"/>
      </w:tabs>
      <w:spacing w:after="100"/>
      <w:ind w:left="400"/>
    </w:pPr>
  </w:style>
  <w:style w:type="paragraph" w:customStyle="1" w:styleId="FormatvorlageArialBlock1">
    <w:name w:val="Formatvorlage Arial Block1"/>
    <w:basedOn w:val="Normal"/>
    <w:qFormat/>
    <w:rsid w:val="00F30632"/>
    <w:pPr>
      <w:numPr>
        <w:ilvl w:val="1"/>
        <w:numId w:val="12"/>
      </w:numPr>
      <w:tabs>
        <w:tab w:val="clear" w:pos="851"/>
        <w:tab w:val="clear" w:pos="1276"/>
        <w:tab w:val="clear" w:pos="1701"/>
        <w:tab w:val="clear" w:pos="9072"/>
      </w:tabs>
      <w:spacing w:line="240" w:lineRule="auto"/>
    </w:pPr>
    <w:rPr>
      <w:rFonts w:eastAsia="Times New Roman" w:cs="Times New Roman"/>
      <w:szCs w:val="20"/>
      <w:lang w:val="de-DE" w:eastAsia="de-DE"/>
    </w:rPr>
  </w:style>
  <w:style w:type="paragraph" w:customStyle="1" w:styleId="ESAText">
    <w:name w:val="ESA Text"/>
    <w:basedOn w:val="Normal"/>
    <w:link w:val="ESATextZchn"/>
    <w:qFormat/>
    <w:rsid w:val="00D32745"/>
    <w:pPr>
      <w:tabs>
        <w:tab w:val="clear" w:pos="851"/>
        <w:tab w:val="clear" w:pos="1276"/>
        <w:tab w:val="clear" w:pos="1701"/>
        <w:tab w:val="clear" w:pos="9072"/>
      </w:tabs>
      <w:spacing w:before="120" w:after="200" w:line="240" w:lineRule="auto"/>
      <w:jc w:val="both"/>
    </w:pPr>
    <w:rPr>
      <w:rFonts w:ascii="Calibri" w:hAnsi="Calibri" w:cs="Arial"/>
      <w:sz w:val="22"/>
      <w:lang w:val="en-US"/>
    </w:rPr>
  </w:style>
  <w:style w:type="paragraph" w:customStyle="1" w:styleId="TableContents">
    <w:name w:val="Table Contents"/>
    <w:basedOn w:val="Normal"/>
    <w:qFormat/>
    <w:pPr>
      <w:widowControl w:val="0"/>
      <w:suppressLineNumbers/>
    </w:pPr>
  </w:style>
  <w:style w:type="paragraph" w:customStyle="1" w:styleId="TableHeading0">
    <w:name w:val="Table Heading"/>
    <w:basedOn w:val="TableContents"/>
    <w:qFormat/>
    <w:pPr>
      <w:jc w:val="center"/>
    </w:pPr>
    <w:rPr>
      <w:b/>
      <w:bCs/>
    </w:rPr>
  </w:style>
  <w:style w:type="paragraph" w:customStyle="1" w:styleId="Table">
    <w:name w:val="Table"/>
    <w:basedOn w:val="Epgrafe"/>
    <w:qFormat/>
    <w:pPr>
      <w:keepNext/>
      <w:widowControl w:val="0"/>
      <w:suppressLineNumbers/>
      <w:tabs>
        <w:tab w:val="left" w:pos="900"/>
      </w:tabs>
      <w:spacing w:before="120" w:after="120" w:line="240" w:lineRule="auto"/>
      <w:ind w:left="806" w:firstLine="0"/>
      <w:jc w:val="both"/>
    </w:pPr>
    <w:rPr>
      <w:szCs w:val="18"/>
    </w:rPr>
  </w:style>
  <w:style w:type="paragraph" w:customStyle="1" w:styleId="LO-normal">
    <w:name w:val="LO-normal"/>
    <w:qFormat/>
    <w:pPr>
      <w:jc w:val="both"/>
    </w:pPr>
  </w:style>
  <w:style w:type="paragraph" w:styleId="Subttulo">
    <w:name w:val="Subtitle"/>
    <w:basedOn w:val="LO-normal"/>
    <w:next w:val="Normal"/>
    <w:qFormat/>
    <w:pPr>
      <w:tabs>
        <w:tab w:val="left" w:pos="900"/>
        <w:tab w:val="left" w:pos="1620"/>
        <w:tab w:val="left" w:pos="2520"/>
      </w:tabs>
      <w:spacing w:after="60"/>
      <w:jc w:val="center"/>
    </w:pPr>
    <w:rPr>
      <w:sz w:val="16"/>
      <w:szCs w:val="16"/>
    </w:rPr>
  </w:style>
  <w:style w:type="table" w:styleId="Tablaconcuadrcula">
    <w:name w:val="Table Grid"/>
    <w:basedOn w:val="Tablanormal"/>
    <w:uiPriority w:val="39"/>
    <w:rsid w:val="00B41CE7"/>
    <w:rPr>
      <w:rFonts w:asciiTheme="minorHAnsi" w:eastAsiaTheme="minorHAnsi" w:hAnsiTheme="minorHAnsi" w:cstheme="minorBidi"/>
      <w:sz w:val="22"/>
      <w:szCs w:val="22"/>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1">
    <w:name w:val="Tabellenraster1"/>
    <w:basedOn w:val="Tablanormal"/>
    <w:uiPriority w:val="59"/>
    <w:rsid w:val="006B0C05"/>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Tablanormal"/>
    <w:uiPriority w:val="59"/>
    <w:rsid w:val="009F50C0"/>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7137F7"/>
    <w:rPr>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
    <w:name w:val="Grid Table 4"/>
    <w:basedOn w:val="Tablanormal"/>
    <w:uiPriority w:val="49"/>
    <w:rsid w:val="00964F8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anormal"/>
    <w:uiPriority w:val="49"/>
    <w:rsid w:val="00AE39BF"/>
    <w:rPr>
      <w:lang w:val="en-US" w:eastAsia="en-US"/>
    </w:rPr>
    <w:tblPr>
      <w:tblStyleRowBandSize w:val="1"/>
      <w:tblStyleColBandSize w:val="1"/>
      <w:tblInd w:w="0" w:type="dxa"/>
      <w:tblBorders>
        <w:top w:val="single" w:sz="4" w:space="0" w:color="21AEFF"/>
        <w:left w:val="single" w:sz="4" w:space="0" w:color="21AEFF"/>
        <w:bottom w:val="single" w:sz="4" w:space="0" w:color="21AEFF"/>
        <w:right w:val="single" w:sz="4" w:space="0" w:color="21AEFF"/>
        <w:insideH w:val="single" w:sz="4" w:space="0" w:color="21AEFF"/>
        <w:insideV w:val="single" w:sz="4" w:space="0" w:color="21AEFF"/>
      </w:tblBorders>
      <w:tblCellMar>
        <w:top w:w="0" w:type="dxa"/>
        <w:left w:w="108" w:type="dxa"/>
        <w:bottom w:w="0" w:type="dxa"/>
        <w:right w:w="108" w:type="dxa"/>
      </w:tblCellMar>
    </w:tblPr>
    <w:tblStylePr w:type="firstRow">
      <w:rPr>
        <w:b/>
        <w:bCs/>
        <w:color w:val="FFFFFF"/>
      </w:rPr>
      <w:tblPr/>
      <w:tcPr>
        <w:tcBorders>
          <w:top w:val="single" w:sz="4" w:space="0" w:color="005A8C"/>
          <w:left w:val="single" w:sz="4" w:space="0" w:color="005A8C"/>
          <w:bottom w:val="single" w:sz="4" w:space="0" w:color="005A8C"/>
          <w:right w:val="single" w:sz="4" w:space="0" w:color="005A8C"/>
          <w:insideH w:val="nil"/>
          <w:insideV w:val="nil"/>
        </w:tcBorders>
        <w:shd w:val="clear" w:color="auto" w:fill="005A8C"/>
      </w:tcPr>
    </w:tblStylePr>
    <w:tblStylePr w:type="lastRow">
      <w:rPr>
        <w:b/>
        <w:bCs/>
      </w:rPr>
      <w:tblPr/>
      <w:tcPr>
        <w:tcBorders>
          <w:top w:val="double" w:sz="4" w:space="0" w:color="005A8C"/>
        </w:tcBorders>
      </w:tcPr>
    </w:tblStylePr>
    <w:tblStylePr w:type="firstCol">
      <w:rPr>
        <w:b/>
        <w:bCs/>
      </w:rPr>
    </w:tblStylePr>
    <w:tblStylePr w:type="lastCol">
      <w:rPr>
        <w:b/>
        <w:bCs/>
      </w:r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anormal"/>
    <w:uiPriority w:val="49"/>
    <w:rsid w:val="007B6EBB"/>
    <w:rPr>
      <w:lang w:val="en-US" w:eastAsia="en-US"/>
    </w:rPr>
    <w:tblPr>
      <w:tblStyleRowBandSize w:val="1"/>
      <w:tblStyleColBandSize w:val="1"/>
      <w:tblInd w:w="0" w:type="dxa"/>
      <w:tblBorders>
        <w:top w:val="single" w:sz="4" w:space="0" w:color="09A7FF"/>
        <w:left w:val="single" w:sz="4" w:space="0" w:color="09A7FF"/>
        <w:bottom w:val="single" w:sz="4" w:space="0" w:color="09A7FF"/>
        <w:right w:val="single" w:sz="4" w:space="0" w:color="09A7FF"/>
        <w:insideH w:val="single" w:sz="4" w:space="0" w:color="09A7FF"/>
        <w:insideV w:val="single" w:sz="4" w:space="0" w:color="09A7FF"/>
      </w:tblBorders>
      <w:tblCellMar>
        <w:top w:w="0" w:type="dxa"/>
        <w:left w:w="108" w:type="dxa"/>
        <w:bottom w:w="0" w:type="dxa"/>
        <w:right w:w="108" w:type="dxa"/>
      </w:tblCellMar>
    </w:tblPr>
    <w:tblStylePr w:type="firstRow">
      <w:rPr>
        <w:b/>
        <w:bCs/>
        <w:color w:val="FFFFFF"/>
      </w:rPr>
      <w:tblPr/>
      <w:tcPr>
        <w:tcBorders>
          <w:top w:val="single" w:sz="4" w:space="0" w:color="004165"/>
          <w:left w:val="single" w:sz="4" w:space="0" w:color="004165"/>
          <w:bottom w:val="single" w:sz="4" w:space="0" w:color="004165"/>
          <w:right w:val="single" w:sz="4" w:space="0" w:color="004165"/>
          <w:insideH w:val="nil"/>
          <w:insideV w:val="nil"/>
        </w:tcBorders>
        <w:shd w:val="clear" w:color="auto" w:fill="004165"/>
      </w:tcPr>
    </w:tblStylePr>
    <w:tblStylePr w:type="lastRow">
      <w:rPr>
        <w:b/>
        <w:bCs/>
      </w:rPr>
      <w:tblPr/>
      <w:tcPr>
        <w:tcBorders>
          <w:top w:val="double" w:sz="4" w:space="0" w:color="004165"/>
        </w:tcBorders>
      </w:tcPr>
    </w:tblStylePr>
    <w:tblStylePr w:type="firstCol">
      <w:rPr>
        <w:b/>
        <w:bCs/>
      </w:rPr>
    </w:tblStylePr>
    <w:tblStylePr w:type="lastCol">
      <w:rPr>
        <w:b/>
        <w:bCs/>
      </w:rPr>
    </w:tblStylePr>
    <w:tblStylePr w:type="band1Vert">
      <w:tblPr/>
      <w:tcPr>
        <w:shd w:val="clear" w:color="auto" w:fill="ADE1FF"/>
      </w:tcPr>
    </w:tblStylePr>
    <w:tblStylePr w:type="band1Horz">
      <w:tblPr/>
      <w:tcPr>
        <w:shd w:val="clear" w:color="auto" w:fill="ADE1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AT" w:eastAsia="de-AT" w:bidi="ar-SA"/>
      </w:rPr>
    </w:rPrDefault>
    <w:pPrDefault>
      <w:pPr>
        <w:suppressAutoHyphens/>
      </w:pPr>
    </w:pPrDefault>
  </w:docDefaults>
  <w:latentStyles w:defLockedState="0" w:defUIPriority="99" w:defSemiHidden="1" w:defUnhideWhenUsed="1" w:defQFormat="0" w:count="267">
    <w:lsdException w:name="Normal" w:semiHidden="0" w:uiPriority="9"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2" w:qFormat="1"/>
    <w:lsdException w:name="heading 6" w:uiPriority="2" w:qFormat="1"/>
    <w:lsdException w:name="heading 7" w:uiPriority="98" w:qFormat="1"/>
    <w:lsdException w:name="heading 8" w:uiPriority="98" w:qFormat="1"/>
    <w:lsdException w:name="heading 9" w:uiPriority="9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79"/>
    <w:lsdException w:name="caption" w:uiPriority="0" w:qFormat="1"/>
    <w:lsdException w:name="page number" w:uiPriority="0"/>
    <w:lsdException w:name="Title" w:semiHidden="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8"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
    <w:qFormat/>
    <w:rsid w:val="00B41CE7"/>
    <w:pPr>
      <w:tabs>
        <w:tab w:val="left" w:pos="851"/>
        <w:tab w:val="left" w:pos="1276"/>
        <w:tab w:val="left" w:pos="1701"/>
        <w:tab w:val="right" w:pos="9072"/>
      </w:tabs>
      <w:spacing w:line="240" w:lineRule="atLeast"/>
    </w:pPr>
    <w:rPr>
      <w:rFonts w:ascii="Arial" w:eastAsiaTheme="minorHAnsi" w:hAnsi="Arial" w:cstheme="minorBidi"/>
      <w:szCs w:val="22"/>
      <w:lang w:val="en-GB" w:eastAsia="en-US"/>
    </w:rPr>
  </w:style>
  <w:style w:type="paragraph" w:styleId="Ttulo1">
    <w:name w:val="heading 1"/>
    <w:basedOn w:val="Normal"/>
    <w:next w:val="Textoindependiente"/>
    <w:link w:val="Ttulo1Car"/>
    <w:uiPriority w:val="9"/>
    <w:qFormat/>
    <w:rsid w:val="00B41CE7"/>
    <w:pPr>
      <w:keepNext/>
      <w:keepLines/>
      <w:numPr>
        <w:numId w:val="1"/>
      </w:numPr>
      <w:tabs>
        <w:tab w:val="clear" w:pos="851"/>
        <w:tab w:val="clear" w:pos="1276"/>
        <w:tab w:val="clear" w:pos="1701"/>
        <w:tab w:val="clear" w:pos="9072"/>
        <w:tab w:val="left" w:pos="1134"/>
      </w:tabs>
      <w:spacing w:before="480" w:after="240" w:line="360" w:lineRule="atLeast"/>
      <w:outlineLvl w:val="0"/>
    </w:pPr>
    <w:rPr>
      <w:rFonts w:eastAsiaTheme="majorEastAsia" w:cstheme="majorBidi"/>
      <w:bCs/>
      <w:color w:val="005A8C"/>
      <w:sz w:val="28"/>
      <w:szCs w:val="28"/>
    </w:rPr>
  </w:style>
  <w:style w:type="paragraph" w:styleId="Ttulo2">
    <w:name w:val="heading 2"/>
    <w:basedOn w:val="Normal"/>
    <w:next w:val="Textoindependiente"/>
    <w:link w:val="Ttulo2Car"/>
    <w:uiPriority w:val="9"/>
    <w:qFormat/>
    <w:rsid w:val="00B41CE7"/>
    <w:pPr>
      <w:keepNext/>
      <w:keepLines/>
      <w:numPr>
        <w:ilvl w:val="1"/>
        <w:numId w:val="1"/>
      </w:numPr>
      <w:tabs>
        <w:tab w:val="clear" w:pos="851"/>
        <w:tab w:val="clear" w:pos="1276"/>
        <w:tab w:val="clear" w:pos="1701"/>
        <w:tab w:val="clear" w:pos="9072"/>
        <w:tab w:val="left" w:pos="1134"/>
      </w:tabs>
      <w:spacing w:before="480" w:after="240" w:line="360" w:lineRule="atLeast"/>
      <w:outlineLvl w:val="1"/>
    </w:pPr>
    <w:rPr>
      <w:rFonts w:eastAsiaTheme="majorEastAsia" w:cstheme="majorBidi"/>
      <w:bCs/>
      <w:color w:val="4F81BD" w:themeColor="accent1"/>
      <w:sz w:val="28"/>
      <w:szCs w:val="26"/>
    </w:rPr>
  </w:style>
  <w:style w:type="paragraph" w:styleId="Ttulo3">
    <w:name w:val="heading 3"/>
    <w:basedOn w:val="Normal"/>
    <w:next w:val="Textoindependiente"/>
    <w:link w:val="Ttulo3Car"/>
    <w:uiPriority w:val="9"/>
    <w:qFormat/>
    <w:rsid w:val="00B41CE7"/>
    <w:pPr>
      <w:keepNext/>
      <w:keepLines/>
      <w:numPr>
        <w:ilvl w:val="2"/>
        <w:numId w:val="1"/>
      </w:numPr>
      <w:tabs>
        <w:tab w:val="clear" w:pos="851"/>
        <w:tab w:val="clear" w:pos="1276"/>
        <w:tab w:val="clear" w:pos="1701"/>
        <w:tab w:val="clear" w:pos="9072"/>
        <w:tab w:val="left" w:pos="1134"/>
      </w:tabs>
      <w:spacing w:before="480" w:after="120" w:line="280" w:lineRule="atLeast"/>
      <w:outlineLvl w:val="2"/>
    </w:pPr>
    <w:rPr>
      <w:bCs/>
      <w:color w:val="4F81BD" w:themeColor="accent1"/>
      <w:sz w:val="24"/>
    </w:rPr>
  </w:style>
  <w:style w:type="paragraph" w:styleId="Ttulo4">
    <w:name w:val="heading 4"/>
    <w:basedOn w:val="Ttulo3"/>
    <w:next w:val="Textoindependiente"/>
    <w:link w:val="Ttulo4Car"/>
    <w:qFormat/>
    <w:rsid w:val="00B41CE7"/>
    <w:pPr>
      <w:numPr>
        <w:ilvl w:val="3"/>
      </w:numPr>
      <w:spacing w:after="0"/>
      <w:outlineLvl w:val="3"/>
    </w:pPr>
    <w:rPr>
      <w:rFonts w:eastAsia="Times New Roman" w:cs="Times New Roman"/>
      <w:szCs w:val="20"/>
      <w:lang w:eastAsia="da-DK"/>
    </w:rPr>
  </w:style>
  <w:style w:type="paragraph" w:styleId="Ttulo5">
    <w:name w:val="heading 5"/>
    <w:basedOn w:val="Textoindependiente"/>
    <w:next w:val="Textoindependiente"/>
    <w:link w:val="Ttulo5Car"/>
    <w:uiPriority w:val="2"/>
    <w:qFormat/>
    <w:rsid w:val="00B41CE7"/>
    <w:pPr>
      <w:keepNext/>
      <w:keepLines/>
      <w:tabs>
        <w:tab w:val="clear" w:pos="1559"/>
        <w:tab w:val="clear" w:pos="1985"/>
        <w:tab w:val="clear" w:pos="9072"/>
      </w:tabs>
      <w:spacing w:before="240" w:after="0" w:line="260" w:lineRule="atLeast"/>
      <w:outlineLvl w:val="4"/>
    </w:pPr>
    <w:rPr>
      <w:rFonts w:eastAsiaTheme="majorEastAsia" w:cstheme="majorBidi"/>
      <w:color w:val="4F81BD" w:themeColor="accent1"/>
      <w:sz w:val="22"/>
    </w:rPr>
  </w:style>
  <w:style w:type="paragraph" w:styleId="Ttulo6">
    <w:name w:val="heading 6"/>
    <w:basedOn w:val="Textoindependiente"/>
    <w:next w:val="Textoindependiente"/>
    <w:link w:val="Ttulo6Car"/>
    <w:uiPriority w:val="2"/>
    <w:qFormat/>
    <w:rsid w:val="00B41CE7"/>
    <w:pPr>
      <w:keepNext/>
      <w:keepLines/>
      <w:tabs>
        <w:tab w:val="clear" w:pos="1559"/>
        <w:tab w:val="clear" w:pos="1985"/>
        <w:tab w:val="clear" w:pos="9072"/>
      </w:tabs>
      <w:spacing w:before="240" w:after="0"/>
      <w:outlineLvl w:val="5"/>
    </w:pPr>
    <w:rPr>
      <w:rFonts w:eastAsiaTheme="majorEastAsia" w:cstheme="majorBidi"/>
      <w:i/>
      <w:iCs/>
      <w:color w:val="4F81BD" w:themeColor="accent1"/>
    </w:rPr>
  </w:style>
  <w:style w:type="paragraph" w:styleId="Ttulo7">
    <w:name w:val="heading 7"/>
    <w:basedOn w:val="Normal"/>
    <w:next w:val="Normal"/>
    <w:link w:val="Ttulo7Car"/>
    <w:uiPriority w:val="98"/>
    <w:qFormat/>
    <w:rsid w:val="00B41CE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8"/>
    <w:qFormat/>
    <w:rsid w:val="00B41CE7"/>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8"/>
    <w:qFormat/>
    <w:rsid w:val="00B41CE7"/>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qFormat/>
    <w:rsid w:val="00B41CE7"/>
    <w:rPr>
      <w:color w:val="8064A2" w:themeColor="accent4"/>
      <w:u w:val="none"/>
    </w:rPr>
  </w:style>
  <w:style w:type="character" w:styleId="Textoennegrita">
    <w:name w:val="Strong"/>
    <w:qFormat/>
    <w:rsid w:val="004F7073"/>
    <w:rPr>
      <w:rFonts w:cs="Times New Roman"/>
      <w:b/>
      <w:bCs/>
    </w:rPr>
  </w:style>
  <w:style w:type="character" w:customStyle="1" w:styleId="FootnoteCharacters">
    <w:name w:val="Footnote Characters"/>
    <w:uiPriority w:val="99"/>
    <w:semiHidden/>
    <w:qFormat/>
    <w:rsid w:val="004F7073"/>
    <w:rPr>
      <w:vertAlign w:val="superscript"/>
    </w:rPr>
  </w:style>
  <w:style w:type="character" w:customStyle="1" w:styleId="FootnoteAnchor">
    <w:name w:val="Footnote Anchor"/>
    <w:rPr>
      <w:vertAlign w:val="superscript"/>
    </w:rPr>
  </w:style>
  <w:style w:type="character" w:customStyle="1" w:styleId="TextkrperZchn">
    <w:name w:val="Textkörper Zchn"/>
    <w:uiPriority w:val="99"/>
    <w:semiHidden/>
    <w:qFormat/>
    <w:rsid w:val="004F7073"/>
    <w:rPr>
      <w:rFonts w:ascii="Times New Roman" w:eastAsia="Times New Roman" w:hAnsi="Times New Roman" w:cs="Times New Roman"/>
      <w:sz w:val="24"/>
      <w:szCs w:val="20"/>
      <w:lang w:val="de-DE" w:eastAsia="ar-SA"/>
    </w:rPr>
  </w:style>
  <w:style w:type="character" w:customStyle="1" w:styleId="TextonotapieCar">
    <w:name w:val="Texto nota pie Car"/>
    <w:link w:val="Textonotapie"/>
    <w:uiPriority w:val="99"/>
    <w:semiHidden/>
    <w:qFormat/>
    <w:rsid w:val="004F7073"/>
    <w:rPr>
      <w:rFonts w:ascii="Times New Roman" w:eastAsia="Times New Roman" w:hAnsi="Times New Roman" w:cs="Times New Roman"/>
      <w:sz w:val="16"/>
      <w:szCs w:val="20"/>
      <w:lang w:val="de-DE" w:eastAsia="ar-SA"/>
    </w:rPr>
  </w:style>
  <w:style w:type="character" w:customStyle="1" w:styleId="TextoindependienteCar">
    <w:name w:val="Texto independiente Car"/>
    <w:basedOn w:val="Fuentedeprrafopredeter"/>
    <w:link w:val="Textoindependiente"/>
    <w:qFormat/>
    <w:rsid w:val="00481C44"/>
    <w:rPr>
      <w:rFonts w:ascii="Arial" w:eastAsiaTheme="minorHAnsi" w:hAnsi="Arial" w:cstheme="minorBidi"/>
      <w:szCs w:val="22"/>
      <w:lang w:val="en-GB" w:eastAsia="en-US"/>
    </w:rPr>
  </w:style>
  <w:style w:type="character" w:customStyle="1" w:styleId="TextodegloboCar">
    <w:name w:val="Texto de globo Car"/>
    <w:basedOn w:val="Fuentedeprrafopredeter"/>
    <w:link w:val="Textodeglobo"/>
    <w:uiPriority w:val="99"/>
    <w:semiHidden/>
    <w:qFormat/>
    <w:rsid w:val="00B41CE7"/>
    <w:rPr>
      <w:rFonts w:ascii="Tahoma" w:eastAsiaTheme="minorHAnsi" w:hAnsi="Tahoma" w:cs="Tahoma"/>
      <w:sz w:val="16"/>
      <w:szCs w:val="16"/>
      <w:lang w:val="en-GB" w:eastAsia="en-US"/>
    </w:rPr>
  </w:style>
  <w:style w:type="character" w:customStyle="1" w:styleId="EncabezadoCar">
    <w:name w:val="Encabezado Car"/>
    <w:basedOn w:val="Fuentedeprrafopredeter"/>
    <w:link w:val="Encabezado"/>
    <w:qFormat/>
    <w:rsid w:val="00B41CE7"/>
    <w:rPr>
      <w:rFonts w:ascii="Arial" w:eastAsiaTheme="minorHAnsi" w:hAnsi="Arial" w:cstheme="minorBidi"/>
      <w:szCs w:val="22"/>
      <w:lang w:val="en-GB" w:eastAsia="en-US"/>
    </w:rPr>
  </w:style>
  <w:style w:type="character" w:customStyle="1" w:styleId="PiedepginaCar">
    <w:name w:val="Pie de página Car"/>
    <w:basedOn w:val="Fuentedeprrafopredeter"/>
    <w:link w:val="Piedepgina"/>
    <w:uiPriority w:val="79"/>
    <w:qFormat/>
    <w:rsid w:val="00B41CE7"/>
    <w:rPr>
      <w:rFonts w:ascii="Arial" w:eastAsiaTheme="minorHAnsi" w:hAnsi="Arial" w:cstheme="minorBidi"/>
      <w:szCs w:val="22"/>
      <w:lang w:val="en-GB" w:eastAsia="en-US"/>
    </w:rPr>
  </w:style>
  <w:style w:type="character" w:styleId="Nmerodepgina">
    <w:name w:val="page number"/>
    <w:basedOn w:val="Fuentedeprrafopredeter"/>
    <w:qFormat/>
    <w:rsid w:val="00B41CE7"/>
    <w:rPr>
      <w:rFonts w:ascii="Arial" w:hAnsi="Arial"/>
      <w:sz w:val="22"/>
    </w:rPr>
  </w:style>
  <w:style w:type="character" w:styleId="Textodelmarcadordeposicin">
    <w:name w:val="Placeholder Text"/>
    <w:uiPriority w:val="99"/>
    <w:semiHidden/>
    <w:qFormat/>
    <w:rsid w:val="00BA35B3"/>
    <w:rPr>
      <w:color w:val="808080"/>
    </w:rPr>
  </w:style>
  <w:style w:type="character" w:customStyle="1" w:styleId="DropDown">
    <w:name w:val="DropDown"/>
    <w:uiPriority w:val="1"/>
    <w:qFormat/>
    <w:rsid w:val="00BA35B3"/>
    <w:rPr>
      <w:rFonts w:ascii="Calibri" w:hAnsi="Calibri"/>
      <w:sz w:val="20"/>
    </w:rPr>
  </w:style>
  <w:style w:type="character" w:styleId="Refdecomentario">
    <w:name w:val="annotation reference"/>
    <w:uiPriority w:val="99"/>
    <w:semiHidden/>
    <w:unhideWhenUsed/>
    <w:qFormat/>
    <w:rsid w:val="00857E56"/>
    <w:rPr>
      <w:sz w:val="16"/>
      <w:szCs w:val="16"/>
    </w:rPr>
  </w:style>
  <w:style w:type="character" w:customStyle="1" w:styleId="TextocomentarioCar">
    <w:name w:val="Texto comentario Car"/>
    <w:link w:val="Textocomentario"/>
    <w:uiPriority w:val="99"/>
    <w:qFormat/>
    <w:rsid w:val="00857E56"/>
    <w:rPr>
      <w:rFonts w:ascii="Times New Roman" w:eastAsia="Times New Roman" w:hAnsi="Times New Roman" w:cs="Times New Roman"/>
      <w:sz w:val="20"/>
      <w:szCs w:val="20"/>
      <w:lang w:val="de-DE" w:eastAsia="ar-SA"/>
    </w:rPr>
  </w:style>
  <w:style w:type="character" w:customStyle="1" w:styleId="AsuntodelcomentarioCar">
    <w:name w:val="Asunto del comentario Car"/>
    <w:link w:val="Asuntodelcomentario"/>
    <w:uiPriority w:val="99"/>
    <w:semiHidden/>
    <w:qFormat/>
    <w:rsid w:val="00857E56"/>
    <w:rPr>
      <w:rFonts w:ascii="Times New Roman" w:eastAsia="Times New Roman" w:hAnsi="Times New Roman" w:cs="Times New Roman"/>
      <w:b/>
      <w:bCs/>
      <w:sz w:val="20"/>
      <w:szCs w:val="20"/>
      <w:lang w:val="de-DE" w:eastAsia="ar-SA"/>
    </w:rPr>
  </w:style>
  <w:style w:type="character" w:customStyle="1" w:styleId="Ttulo1Car">
    <w:name w:val="Título 1 Car"/>
    <w:basedOn w:val="Fuentedeprrafopredeter"/>
    <w:link w:val="Ttulo1"/>
    <w:uiPriority w:val="9"/>
    <w:qFormat/>
    <w:rsid w:val="00B41CE7"/>
    <w:rPr>
      <w:rFonts w:ascii="Arial" w:eastAsiaTheme="majorEastAsia" w:hAnsi="Arial" w:cstheme="majorBidi"/>
      <w:bCs/>
      <w:color w:val="005A8C"/>
      <w:sz w:val="28"/>
      <w:szCs w:val="28"/>
      <w:lang w:val="en-GB" w:eastAsia="en-US"/>
    </w:rPr>
  </w:style>
  <w:style w:type="character" w:customStyle="1" w:styleId="Ttulo2Car">
    <w:name w:val="Título 2 Car"/>
    <w:basedOn w:val="Fuentedeprrafopredeter"/>
    <w:link w:val="Ttulo2"/>
    <w:uiPriority w:val="9"/>
    <w:qFormat/>
    <w:rsid w:val="00B41CE7"/>
    <w:rPr>
      <w:rFonts w:ascii="Arial" w:eastAsiaTheme="majorEastAsia" w:hAnsi="Arial" w:cstheme="majorBidi"/>
      <w:bCs/>
      <w:color w:val="4F81BD" w:themeColor="accent1"/>
      <w:sz w:val="28"/>
      <w:szCs w:val="26"/>
      <w:lang w:val="en-GB" w:eastAsia="en-US"/>
    </w:rPr>
  </w:style>
  <w:style w:type="character" w:customStyle="1" w:styleId="Kommentarzeichen1">
    <w:name w:val="Kommentarzeichen1"/>
    <w:qFormat/>
    <w:rsid w:val="00277468"/>
    <w:rPr>
      <w:rFonts w:ascii="Arial" w:hAnsi="Arial"/>
      <w:sz w:val="16"/>
    </w:rPr>
  </w:style>
  <w:style w:type="character" w:styleId="Hipervnculovisitado">
    <w:name w:val="FollowedHyperlink"/>
    <w:basedOn w:val="Fuentedeprrafopredeter"/>
    <w:uiPriority w:val="99"/>
    <w:semiHidden/>
    <w:unhideWhenUsed/>
    <w:rsid w:val="00B41CE7"/>
    <w:rPr>
      <w:color w:val="800080" w:themeColor="followedHyperlink"/>
      <w:u w:val="single"/>
    </w:rPr>
  </w:style>
  <w:style w:type="character" w:customStyle="1" w:styleId="Ttulo3Car">
    <w:name w:val="Título 3 Car"/>
    <w:basedOn w:val="Fuentedeprrafopredeter"/>
    <w:link w:val="Ttulo3"/>
    <w:uiPriority w:val="9"/>
    <w:qFormat/>
    <w:rsid w:val="00B41CE7"/>
    <w:rPr>
      <w:rFonts w:ascii="Arial" w:eastAsiaTheme="minorHAnsi" w:hAnsi="Arial" w:cstheme="minorBidi"/>
      <w:bCs/>
      <w:color w:val="4F81BD" w:themeColor="accent1"/>
      <w:sz w:val="24"/>
      <w:szCs w:val="22"/>
      <w:lang w:val="en-GB" w:eastAsia="en-US"/>
    </w:rPr>
  </w:style>
  <w:style w:type="character" w:customStyle="1" w:styleId="Ttulo4Car">
    <w:name w:val="Título 4 Car"/>
    <w:basedOn w:val="Fuentedeprrafopredeter"/>
    <w:link w:val="Ttulo4"/>
    <w:qFormat/>
    <w:rsid w:val="00B41CE7"/>
    <w:rPr>
      <w:rFonts w:ascii="Arial" w:eastAsia="Times New Roman" w:hAnsi="Arial"/>
      <w:bCs/>
      <w:color w:val="4F81BD" w:themeColor="accent1"/>
      <w:sz w:val="24"/>
      <w:lang w:val="en-GB" w:eastAsia="da-DK"/>
    </w:rPr>
  </w:style>
  <w:style w:type="character" w:customStyle="1" w:styleId="Ttulo5Car">
    <w:name w:val="Título 5 Car"/>
    <w:basedOn w:val="Fuentedeprrafopredeter"/>
    <w:link w:val="Ttulo5"/>
    <w:uiPriority w:val="2"/>
    <w:qFormat/>
    <w:rsid w:val="00B41CE7"/>
    <w:rPr>
      <w:rFonts w:ascii="Arial" w:eastAsiaTheme="majorEastAsia" w:hAnsi="Arial" w:cstheme="majorBidi"/>
      <w:color w:val="4F81BD" w:themeColor="accent1"/>
      <w:sz w:val="22"/>
      <w:szCs w:val="22"/>
      <w:lang w:val="en-GB" w:eastAsia="en-US"/>
    </w:rPr>
  </w:style>
  <w:style w:type="character" w:customStyle="1" w:styleId="Ttulo6Car">
    <w:name w:val="Título 6 Car"/>
    <w:basedOn w:val="Fuentedeprrafopredeter"/>
    <w:link w:val="Ttulo6"/>
    <w:uiPriority w:val="2"/>
    <w:qFormat/>
    <w:rsid w:val="00B41CE7"/>
    <w:rPr>
      <w:rFonts w:ascii="Arial" w:eastAsiaTheme="majorEastAsia" w:hAnsi="Arial" w:cstheme="majorBidi"/>
      <w:i/>
      <w:iCs/>
      <w:color w:val="4F81BD" w:themeColor="accent1"/>
      <w:szCs w:val="22"/>
      <w:lang w:val="en-GB" w:eastAsia="en-US"/>
    </w:rPr>
  </w:style>
  <w:style w:type="character" w:customStyle="1" w:styleId="Ttulo7Car">
    <w:name w:val="Título 7 Car"/>
    <w:basedOn w:val="Fuentedeprrafopredeter"/>
    <w:link w:val="Ttulo7"/>
    <w:uiPriority w:val="98"/>
    <w:qFormat/>
    <w:rsid w:val="00B41CE7"/>
    <w:rPr>
      <w:rFonts w:asciiTheme="majorHAnsi" w:eastAsiaTheme="majorEastAsia" w:hAnsiTheme="majorHAnsi" w:cstheme="majorBidi"/>
      <w:i/>
      <w:iCs/>
      <w:color w:val="404040" w:themeColor="text1" w:themeTint="BF"/>
      <w:szCs w:val="22"/>
      <w:lang w:val="en-GB" w:eastAsia="en-US"/>
    </w:rPr>
  </w:style>
  <w:style w:type="character" w:customStyle="1" w:styleId="Ttulo8Car">
    <w:name w:val="Título 8 Car"/>
    <w:basedOn w:val="Fuentedeprrafopredeter"/>
    <w:link w:val="Ttulo8"/>
    <w:uiPriority w:val="98"/>
    <w:qFormat/>
    <w:rsid w:val="00B41CE7"/>
    <w:rPr>
      <w:rFonts w:asciiTheme="majorHAnsi" w:eastAsiaTheme="majorEastAsia" w:hAnsiTheme="majorHAnsi" w:cstheme="majorBidi"/>
      <w:color w:val="404040" w:themeColor="text1" w:themeTint="BF"/>
      <w:lang w:val="en-GB" w:eastAsia="en-US"/>
    </w:rPr>
  </w:style>
  <w:style w:type="character" w:customStyle="1" w:styleId="Ttulo9Car">
    <w:name w:val="Título 9 Car"/>
    <w:basedOn w:val="Fuentedeprrafopredeter"/>
    <w:link w:val="Ttulo9"/>
    <w:uiPriority w:val="98"/>
    <w:qFormat/>
    <w:rsid w:val="00B41CE7"/>
    <w:rPr>
      <w:rFonts w:asciiTheme="majorHAnsi" w:eastAsiaTheme="majorEastAsia" w:hAnsiTheme="majorHAnsi" w:cstheme="majorBidi"/>
      <w:i/>
      <w:iCs/>
      <w:color w:val="404040" w:themeColor="text1" w:themeTint="BF"/>
      <w:lang w:val="en-GB" w:eastAsia="en-US"/>
    </w:rPr>
  </w:style>
  <w:style w:type="character" w:customStyle="1" w:styleId="CitaCar">
    <w:name w:val="Cita Car"/>
    <w:basedOn w:val="Fuentedeprrafopredeter"/>
    <w:link w:val="Cita"/>
    <w:uiPriority w:val="8"/>
    <w:qFormat/>
    <w:rsid w:val="00B41CE7"/>
    <w:rPr>
      <w:rFonts w:ascii="Arial" w:eastAsiaTheme="minorHAnsi" w:hAnsi="Arial" w:cstheme="minorBidi"/>
      <w:i/>
      <w:iCs/>
      <w:color w:val="51626F"/>
      <w:szCs w:val="22"/>
      <w:lang w:val="en-GB" w:eastAsia="en-US"/>
    </w:rPr>
  </w:style>
  <w:style w:type="character" w:customStyle="1" w:styleId="TtuloCar">
    <w:name w:val="Título Car"/>
    <w:basedOn w:val="Fuentedeprrafopredeter"/>
    <w:link w:val="Ttulo"/>
    <w:uiPriority w:val="99"/>
    <w:qFormat/>
    <w:rsid w:val="00B41CE7"/>
    <w:rPr>
      <w:rFonts w:ascii="Arial" w:eastAsiaTheme="majorEastAsia" w:hAnsi="Arial" w:cstheme="majorBidi"/>
      <w:color w:val="51626F"/>
      <w:spacing w:val="5"/>
      <w:kern w:val="2"/>
      <w:sz w:val="36"/>
      <w:szCs w:val="52"/>
      <w:lang w:val="en-GB" w:eastAsia="en-US"/>
    </w:rPr>
  </w:style>
  <w:style w:type="character" w:customStyle="1" w:styleId="EpgrafeCar">
    <w:name w:val="Epígrafe Car"/>
    <w:link w:val="Epgrafe"/>
    <w:qFormat/>
    <w:locked/>
    <w:rsid w:val="00481C44"/>
    <w:rPr>
      <w:rFonts w:ascii="Arial" w:eastAsiaTheme="minorHAnsi" w:hAnsi="Arial" w:cstheme="minorBidi"/>
      <w:color w:val="005A8C"/>
      <w:sz w:val="18"/>
      <w:szCs w:val="22"/>
      <w:lang w:val="en-GB" w:eastAsia="en-US"/>
    </w:rPr>
  </w:style>
  <w:style w:type="character" w:customStyle="1" w:styleId="ESATextZchn">
    <w:name w:val="ESA Text Zchn"/>
    <w:basedOn w:val="Fuentedeprrafopredeter"/>
    <w:link w:val="ESAText"/>
    <w:qFormat/>
    <w:rsid w:val="00D32745"/>
    <w:rPr>
      <w:rFonts w:eastAsiaTheme="minorHAnsi" w:cs="Arial"/>
      <w:sz w:val="22"/>
      <w:szCs w:val="22"/>
      <w:lang w:val="en-US" w:eastAsia="en-US"/>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qFormat/>
    <w:rsid w:val="00481C44"/>
    <w:pPr>
      <w:tabs>
        <w:tab w:val="clear" w:pos="851"/>
        <w:tab w:val="clear" w:pos="1276"/>
        <w:tab w:val="clear" w:pos="1701"/>
        <w:tab w:val="left" w:pos="1559"/>
        <w:tab w:val="left" w:pos="1985"/>
      </w:tabs>
      <w:spacing w:after="200"/>
    </w:pPr>
  </w:style>
  <w:style w:type="paragraph" w:styleId="Lista">
    <w:name w:val="List"/>
    <w:basedOn w:val="Textoindependiente"/>
    <w:rPr>
      <w:rFonts w:cs="Lohit Devanagari"/>
    </w:rPr>
  </w:style>
  <w:style w:type="paragraph" w:styleId="Epgrafe">
    <w:name w:val="caption"/>
    <w:basedOn w:val="Normal"/>
    <w:next w:val="Textoindependiente"/>
    <w:link w:val="EpgrafeCar"/>
    <w:qFormat/>
    <w:rsid w:val="00B41CE7"/>
    <w:pPr>
      <w:tabs>
        <w:tab w:val="clear" w:pos="851"/>
        <w:tab w:val="clear" w:pos="1276"/>
        <w:tab w:val="clear" w:pos="1701"/>
        <w:tab w:val="clear" w:pos="9072"/>
        <w:tab w:val="left" w:pos="2268"/>
      </w:tabs>
      <w:spacing w:after="200" w:line="220" w:lineRule="atLeast"/>
      <w:ind w:left="2268" w:hanging="1134"/>
    </w:pPr>
    <w:rPr>
      <w:color w:val="005A8C"/>
      <w:sz w:val="18"/>
    </w:rPr>
  </w:style>
  <w:style w:type="paragraph" w:customStyle="1" w:styleId="Index">
    <w:name w:val="Index"/>
    <w:basedOn w:val="Normal"/>
    <w:qFormat/>
    <w:pPr>
      <w:suppressLineNumbers/>
    </w:pPr>
    <w:rPr>
      <w:rFonts w:cs="Lohit Devanagari"/>
    </w:rPr>
  </w:style>
  <w:style w:type="paragraph" w:styleId="Textonotapie">
    <w:name w:val="footnote text"/>
    <w:basedOn w:val="Normal"/>
    <w:link w:val="TextonotapieCar"/>
    <w:uiPriority w:val="99"/>
    <w:semiHidden/>
    <w:rsid w:val="004F7073"/>
    <w:pPr>
      <w:keepLines/>
      <w:spacing w:line="200" w:lineRule="atLeast"/>
    </w:pPr>
    <w:rPr>
      <w:sz w:val="16"/>
    </w:rPr>
  </w:style>
  <w:style w:type="paragraph" w:customStyle="1" w:styleId="BeschriftungProposal">
    <w:name w:val="Beschriftung_Proposal"/>
    <w:basedOn w:val="Normal"/>
    <w:qFormat/>
    <w:rsid w:val="004F7073"/>
    <w:pPr>
      <w:widowControl w:val="0"/>
      <w:tabs>
        <w:tab w:val="left" w:pos="1134"/>
      </w:tabs>
    </w:pPr>
    <w:rPr>
      <w:rFonts w:cs="Arial"/>
      <w:i/>
      <w:iCs/>
      <w:lang w:val="en-US"/>
    </w:rPr>
  </w:style>
  <w:style w:type="paragraph" w:styleId="Prrafodelista">
    <w:name w:val="List Paragraph"/>
    <w:basedOn w:val="Normal"/>
    <w:uiPriority w:val="34"/>
    <w:qFormat/>
    <w:rsid w:val="004F7073"/>
    <w:pPr>
      <w:ind w:left="720"/>
    </w:pPr>
  </w:style>
  <w:style w:type="paragraph" w:styleId="Textodeglobo">
    <w:name w:val="Balloon Text"/>
    <w:basedOn w:val="Normal"/>
    <w:link w:val="TextodegloboCar"/>
    <w:uiPriority w:val="99"/>
    <w:semiHidden/>
    <w:unhideWhenUsed/>
    <w:qFormat/>
    <w:rsid w:val="00B41CE7"/>
    <w:pPr>
      <w:spacing w:line="240" w:lineRule="auto"/>
    </w:pPr>
    <w:rPr>
      <w:rFonts w:ascii="Tahoma" w:hAnsi="Tahoma" w:cs="Tahoma"/>
      <w:sz w:val="16"/>
      <w:szCs w:val="16"/>
    </w:rPr>
  </w:style>
  <w:style w:type="paragraph" w:customStyle="1" w:styleId="HeaderandFooter">
    <w:name w:val="Header and Footer"/>
    <w:basedOn w:val="Normal"/>
    <w:qFormat/>
  </w:style>
  <w:style w:type="paragraph" w:styleId="Encabezado">
    <w:name w:val="header"/>
    <w:basedOn w:val="Normal"/>
    <w:link w:val="EncabezadoCar"/>
    <w:rsid w:val="00B41CE7"/>
    <w:pPr>
      <w:tabs>
        <w:tab w:val="clear" w:pos="851"/>
        <w:tab w:val="clear" w:pos="1276"/>
        <w:tab w:val="clear" w:pos="1701"/>
      </w:tabs>
    </w:pPr>
  </w:style>
  <w:style w:type="paragraph" w:styleId="Piedepgina">
    <w:name w:val="footer"/>
    <w:basedOn w:val="Normal"/>
    <w:link w:val="PiedepginaCar"/>
    <w:uiPriority w:val="79"/>
    <w:rsid w:val="00B41CE7"/>
    <w:pPr>
      <w:tabs>
        <w:tab w:val="clear" w:pos="851"/>
        <w:tab w:val="clear" w:pos="1276"/>
        <w:tab w:val="clear" w:pos="1701"/>
      </w:tabs>
    </w:pPr>
  </w:style>
  <w:style w:type="paragraph" w:customStyle="1" w:styleId="Cover">
    <w:name w:val="Cover"/>
    <w:basedOn w:val="Normal"/>
    <w:qFormat/>
    <w:rsid w:val="004F7073"/>
    <w:pPr>
      <w:jc w:val="both"/>
    </w:pPr>
    <w:rPr>
      <w:sz w:val="22"/>
    </w:rPr>
  </w:style>
  <w:style w:type="paragraph" w:styleId="Textocomentario">
    <w:name w:val="annotation text"/>
    <w:basedOn w:val="Normal"/>
    <w:link w:val="TextocomentarioCar"/>
    <w:uiPriority w:val="99"/>
    <w:unhideWhenUsed/>
    <w:qFormat/>
    <w:rsid w:val="00857E56"/>
  </w:style>
  <w:style w:type="paragraph" w:styleId="Asuntodelcomentario">
    <w:name w:val="annotation subject"/>
    <w:basedOn w:val="Textocomentario"/>
    <w:next w:val="Textocomentario"/>
    <w:link w:val="AsuntodelcomentarioCar"/>
    <w:uiPriority w:val="99"/>
    <w:semiHidden/>
    <w:unhideWhenUsed/>
    <w:qFormat/>
    <w:rsid w:val="00857E56"/>
    <w:rPr>
      <w:b/>
      <w:bCs/>
    </w:rPr>
  </w:style>
  <w:style w:type="paragraph" w:styleId="Ttulodendice">
    <w:name w:val="index heading"/>
    <w:basedOn w:val="Heading"/>
  </w:style>
  <w:style w:type="paragraph" w:styleId="TtulodeTDC">
    <w:name w:val="TOC Heading"/>
    <w:basedOn w:val="Ttulo1"/>
    <w:next w:val="Normal"/>
    <w:uiPriority w:val="39"/>
    <w:unhideWhenUsed/>
    <w:qFormat/>
    <w:rsid w:val="0024563A"/>
    <w:pPr>
      <w:numPr>
        <w:numId w:val="0"/>
      </w:numPr>
      <w:spacing w:line="276" w:lineRule="auto"/>
      <w:outlineLvl w:val="9"/>
    </w:pPr>
    <w:rPr>
      <w:lang w:eastAsia="en-GB"/>
    </w:rPr>
  </w:style>
  <w:style w:type="paragraph" w:styleId="TDC1">
    <w:name w:val="toc 1"/>
    <w:basedOn w:val="Normal"/>
    <w:next w:val="Normal"/>
    <w:autoRedefine/>
    <w:uiPriority w:val="39"/>
    <w:unhideWhenUsed/>
    <w:rsid w:val="008312DE"/>
    <w:pPr>
      <w:spacing w:after="100"/>
    </w:pPr>
  </w:style>
  <w:style w:type="paragraph" w:styleId="TDC2">
    <w:name w:val="toc 2"/>
    <w:basedOn w:val="Normal"/>
    <w:next w:val="Normal"/>
    <w:autoRedefine/>
    <w:uiPriority w:val="39"/>
    <w:unhideWhenUsed/>
    <w:rsid w:val="008312DE"/>
    <w:pPr>
      <w:spacing w:after="100"/>
      <w:ind w:left="240"/>
    </w:pPr>
  </w:style>
  <w:style w:type="paragraph" w:customStyle="1" w:styleId="Default">
    <w:name w:val="Default"/>
    <w:qFormat/>
    <w:rsid w:val="00A34EAC"/>
    <w:rPr>
      <w:rFonts w:ascii="Times New Roman" w:eastAsia="Times New Roman" w:hAnsi="Times New Roman"/>
      <w:color w:val="000000"/>
      <w:sz w:val="24"/>
      <w:szCs w:val="24"/>
      <w:lang w:val="de-DE" w:eastAsia="de-DE"/>
    </w:rPr>
  </w:style>
  <w:style w:type="paragraph" w:customStyle="1" w:styleId="Numberlist">
    <w:name w:val="Numberlist"/>
    <w:basedOn w:val="Textoindependiente"/>
    <w:uiPriority w:val="2"/>
    <w:qFormat/>
    <w:rsid w:val="00B41CE7"/>
    <w:pPr>
      <w:numPr>
        <w:numId w:val="7"/>
      </w:numPr>
      <w:tabs>
        <w:tab w:val="clear" w:pos="9072"/>
      </w:tabs>
      <w:spacing w:after="0"/>
    </w:pPr>
  </w:style>
  <w:style w:type="paragraph" w:customStyle="1" w:styleId="Alphalist">
    <w:name w:val="Alphalist"/>
    <w:basedOn w:val="Numberlist"/>
    <w:uiPriority w:val="99"/>
    <w:semiHidden/>
    <w:qFormat/>
    <w:rsid w:val="00B41CE7"/>
    <w:pPr>
      <w:numPr>
        <w:numId w:val="0"/>
      </w:numPr>
    </w:pPr>
  </w:style>
  <w:style w:type="paragraph" w:customStyle="1" w:styleId="AppHeadingA1">
    <w:name w:val="AppHeadingA1"/>
    <w:basedOn w:val="Normal"/>
    <w:next w:val="Textoindependiente"/>
    <w:uiPriority w:val="99"/>
    <w:semiHidden/>
    <w:qFormat/>
    <w:rsid w:val="00B41CE7"/>
    <w:pPr>
      <w:keepNext/>
      <w:numPr>
        <w:numId w:val="2"/>
      </w:numPr>
      <w:tabs>
        <w:tab w:val="clear" w:pos="851"/>
        <w:tab w:val="clear" w:pos="1276"/>
        <w:tab w:val="clear" w:pos="1701"/>
        <w:tab w:val="clear" w:pos="9072"/>
        <w:tab w:val="left" w:pos="1134"/>
      </w:tabs>
      <w:spacing w:before="560" w:after="240" w:line="340" w:lineRule="atLeast"/>
      <w:outlineLvl w:val="0"/>
    </w:pPr>
    <w:rPr>
      <w:rFonts w:eastAsia="Times New Roman" w:cs="Times New Roman"/>
      <w:color w:val="005A8C"/>
      <w:sz w:val="32"/>
      <w:szCs w:val="20"/>
      <w:lang w:eastAsia="da-DK"/>
    </w:rPr>
  </w:style>
  <w:style w:type="paragraph" w:customStyle="1" w:styleId="BodyManual">
    <w:name w:val="Body Manual"/>
    <w:basedOn w:val="Normal"/>
    <w:semiHidden/>
    <w:qFormat/>
    <w:rsid w:val="00B41CE7"/>
    <w:pPr>
      <w:tabs>
        <w:tab w:val="left" w:pos="2126"/>
      </w:tabs>
      <w:ind w:left="1701"/>
    </w:pPr>
    <w:rPr>
      <w:rFonts w:ascii="Times New Roman" w:eastAsia="Times New Roman" w:hAnsi="Times New Roman" w:cs="Times New Roman"/>
      <w:sz w:val="24"/>
      <w:szCs w:val="20"/>
      <w:lang w:eastAsia="da-DK"/>
    </w:rPr>
  </w:style>
  <w:style w:type="paragraph" w:customStyle="1" w:styleId="BodyNormal">
    <w:name w:val="Body Normal"/>
    <w:basedOn w:val="Normal"/>
    <w:uiPriority w:val="24"/>
    <w:semiHidden/>
    <w:qFormat/>
    <w:rsid w:val="00B41CE7"/>
  </w:style>
  <w:style w:type="paragraph" w:customStyle="1" w:styleId="Bullet">
    <w:name w:val="Bullet"/>
    <w:basedOn w:val="Normal"/>
    <w:uiPriority w:val="2"/>
    <w:qFormat/>
    <w:rsid w:val="00B41CE7"/>
    <w:pPr>
      <w:numPr>
        <w:numId w:val="9"/>
      </w:numPr>
      <w:tabs>
        <w:tab w:val="clear" w:pos="851"/>
        <w:tab w:val="clear" w:pos="1276"/>
        <w:tab w:val="clear" w:pos="1701"/>
        <w:tab w:val="clear" w:pos="9072"/>
        <w:tab w:val="left" w:pos="1559"/>
      </w:tabs>
    </w:pPr>
  </w:style>
  <w:style w:type="paragraph" w:customStyle="1" w:styleId="Bullet0ptafter">
    <w:name w:val="Bullet 0 pt after"/>
    <w:basedOn w:val="Bullet"/>
    <w:uiPriority w:val="4"/>
    <w:semiHidden/>
    <w:qFormat/>
    <w:rsid w:val="00B41CE7"/>
    <w:pPr>
      <w:numPr>
        <w:numId w:val="3"/>
      </w:numPr>
    </w:pPr>
  </w:style>
  <w:style w:type="paragraph" w:customStyle="1" w:styleId="Bulletlast">
    <w:name w:val="Bullet last"/>
    <w:basedOn w:val="Bullet"/>
    <w:next w:val="Textoindependiente"/>
    <w:uiPriority w:val="2"/>
    <w:qFormat/>
    <w:rsid w:val="00B41CE7"/>
    <w:pPr>
      <w:spacing w:after="200"/>
    </w:pPr>
  </w:style>
  <w:style w:type="paragraph" w:customStyle="1" w:styleId="Captionwide">
    <w:name w:val="Caption wide"/>
    <w:basedOn w:val="Epgrafe"/>
    <w:next w:val="Textoindependiente"/>
    <w:uiPriority w:val="5"/>
    <w:qFormat/>
    <w:rsid w:val="00B41CE7"/>
    <w:pPr>
      <w:tabs>
        <w:tab w:val="clear" w:pos="2268"/>
        <w:tab w:val="left" w:pos="1134"/>
        <w:tab w:val="left" w:pos="1701"/>
      </w:tabs>
      <w:ind w:left="1134"/>
    </w:pPr>
  </w:style>
  <w:style w:type="paragraph" w:customStyle="1" w:styleId="Dash0">
    <w:name w:val="Dash"/>
    <w:basedOn w:val="Normal"/>
    <w:uiPriority w:val="98"/>
    <w:semiHidden/>
    <w:qFormat/>
    <w:rsid w:val="00B41CE7"/>
    <w:pPr>
      <w:tabs>
        <w:tab w:val="clear" w:pos="851"/>
        <w:tab w:val="clear" w:pos="1276"/>
        <w:tab w:val="clear" w:pos="1701"/>
        <w:tab w:val="clear" w:pos="9072"/>
        <w:tab w:val="left" w:pos="1985"/>
      </w:tabs>
    </w:pPr>
  </w:style>
  <w:style w:type="paragraph" w:customStyle="1" w:styleId="dash">
    <w:name w:val="dash"/>
    <w:basedOn w:val="Normal"/>
    <w:uiPriority w:val="4"/>
    <w:qFormat/>
    <w:rsid w:val="00B41CE7"/>
    <w:pPr>
      <w:numPr>
        <w:numId w:val="4"/>
      </w:numPr>
      <w:tabs>
        <w:tab w:val="clear" w:pos="851"/>
        <w:tab w:val="clear" w:pos="1276"/>
        <w:tab w:val="clear" w:pos="1701"/>
        <w:tab w:val="clear" w:pos="9072"/>
        <w:tab w:val="left" w:pos="1985"/>
      </w:tabs>
    </w:pPr>
    <w:rPr>
      <w:rFonts w:eastAsia="Times New Roman" w:cs="Times New Roman"/>
      <w:szCs w:val="20"/>
      <w:lang w:eastAsia="da-DK"/>
    </w:rPr>
  </w:style>
  <w:style w:type="paragraph" w:customStyle="1" w:styleId="Dashlast">
    <w:name w:val="Dash last"/>
    <w:basedOn w:val="Dash0"/>
    <w:next w:val="Textoindependiente"/>
    <w:uiPriority w:val="98"/>
    <w:semiHidden/>
    <w:qFormat/>
    <w:rsid w:val="00B41CE7"/>
    <w:pPr>
      <w:spacing w:after="200"/>
    </w:pPr>
  </w:style>
  <w:style w:type="paragraph" w:customStyle="1" w:styleId="dashlast0">
    <w:name w:val="dash last"/>
    <w:basedOn w:val="dash"/>
    <w:next w:val="Textoindependiente"/>
    <w:uiPriority w:val="4"/>
    <w:qFormat/>
    <w:rsid w:val="00B41CE7"/>
    <w:pPr>
      <w:spacing w:after="200"/>
    </w:pPr>
  </w:style>
  <w:style w:type="paragraph" w:customStyle="1" w:styleId="EqCaption">
    <w:name w:val="EqCaption"/>
    <w:basedOn w:val="Normal"/>
    <w:next w:val="Normal"/>
    <w:uiPriority w:val="8"/>
    <w:qFormat/>
    <w:rsid w:val="00B41CE7"/>
    <w:pPr>
      <w:keepNext/>
      <w:spacing w:line="200" w:lineRule="atLeast"/>
      <w:jc w:val="right"/>
    </w:pPr>
    <w:rPr>
      <w:rFonts w:eastAsia="Times New Roman" w:cs="Times New Roman"/>
      <w:i/>
      <w:color w:val="005A8C"/>
      <w:szCs w:val="20"/>
      <w:lang w:eastAsia="da-DK"/>
    </w:rPr>
  </w:style>
  <w:style w:type="paragraph" w:customStyle="1" w:styleId="Image">
    <w:name w:val="Image"/>
    <w:basedOn w:val="Epgrafe"/>
    <w:next w:val="Epgrafe"/>
    <w:uiPriority w:val="39"/>
    <w:semiHidden/>
    <w:qFormat/>
    <w:rsid w:val="00B41CE7"/>
    <w:pPr>
      <w:spacing w:before="240" w:after="80"/>
    </w:pPr>
    <w:rPr>
      <w:color w:val="auto"/>
      <w:lang w:eastAsia="en-GB"/>
    </w:rPr>
  </w:style>
  <w:style w:type="paragraph" w:customStyle="1" w:styleId="FullWidthImage">
    <w:name w:val="Full Width Image"/>
    <w:basedOn w:val="Image"/>
    <w:semiHidden/>
    <w:qFormat/>
    <w:rsid w:val="00B41CE7"/>
    <w:pPr>
      <w:ind w:left="-720"/>
    </w:pPr>
  </w:style>
  <w:style w:type="paragraph" w:customStyle="1" w:styleId="H1">
    <w:name w:val="H1"/>
    <w:basedOn w:val="Ttulo1"/>
    <w:next w:val="Textoindependiente"/>
    <w:uiPriority w:val="8"/>
    <w:qFormat/>
    <w:rsid w:val="00B41CE7"/>
    <w:pPr>
      <w:keepLines w:val="0"/>
      <w:numPr>
        <w:numId w:val="0"/>
      </w:numPr>
      <w:spacing w:before="560" w:line="340" w:lineRule="atLeast"/>
    </w:pPr>
    <w:rPr>
      <w:rFonts w:eastAsia="Times New Roman" w:cs="Times New Roman"/>
      <w:bCs w:val="0"/>
      <w:sz w:val="32"/>
      <w:szCs w:val="20"/>
      <w:lang w:eastAsia="da-DK"/>
    </w:rPr>
  </w:style>
  <w:style w:type="paragraph" w:customStyle="1" w:styleId="Intro">
    <w:name w:val="Intro"/>
    <w:basedOn w:val="Normal"/>
    <w:uiPriority w:val="13"/>
    <w:qFormat/>
    <w:rsid w:val="00B41CE7"/>
    <w:pPr>
      <w:tabs>
        <w:tab w:val="clear" w:pos="851"/>
        <w:tab w:val="clear" w:pos="1276"/>
        <w:tab w:val="clear" w:pos="1701"/>
        <w:tab w:val="left" w:pos="1134"/>
        <w:tab w:val="left" w:pos="1559"/>
        <w:tab w:val="left" w:pos="1985"/>
      </w:tabs>
    </w:pPr>
    <w:rPr>
      <w:color w:val="51626F"/>
    </w:rPr>
  </w:style>
  <w:style w:type="paragraph" w:customStyle="1" w:styleId="Letterlist">
    <w:name w:val="Letterlist"/>
    <w:basedOn w:val="Alphalist"/>
    <w:uiPriority w:val="4"/>
    <w:qFormat/>
    <w:rsid w:val="00B41CE7"/>
    <w:pPr>
      <w:numPr>
        <w:numId w:val="5"/>
      </w:numPr>
    </w:pPr>
  </w:style>
  <w:style w:type="paragraph" w:customStyle="1" w:styleId="Letterlistlast">
    <w:name w:val="Letterlist last"/>
    <w:basedOn w:val="Letterlist"/>
    <w:next w:val="Textoindependiente"/>
    <w:uiPriority w:val="4"/>
    <w:qFormat/>
    <w:rsid w:val="00B41CE7"/>
    <w:pPr>
      <w:spacing w:after="200"/>
    </w:pPr>
  </w:style>
  <w:style w:type="paragraph" w:customStyle="1" w:styleId="Numberlist0ptafter">
    <w:name w:val="Numberlist 0 pt after"/>
    <w:basedOn w:val="Numberlist"/>
    <w:next w:val="Dash0"/>
    <w:uiPriority w:val="5"/>
    <w:semiHidden/>
    <w:qFormat/>
    <w:rsid w:val="00B41CE7"/>
    <w:pPr>
      <w:numPr>
        <w:numId w:val="6"/>
      </w:numPr>
    </w:pPr>
  </w:style>
  <w:style w:type="paragraph" w:customStyle="1" w:styleId="Numberlistlast">
    <w:name w:val="Numberlist last"/>
    <w:basedOn w:val="Numberlist"/>
    <w:next w:val="Textoindependiente"/>
    <w:uiPriority w:val="3"/>
    <w:qFormat/>
    <w:rsid w:val="00B41CE7"/>
    <w:pPr>
      <w:spacing w:after="200"/>
    </w:pPr>
  </w:style>
  <w:style w:type="paragraph" w:styleId="Cita">
    <w:name w:val="Quote"/>
    <w:basedOn w:val="Normal"/>
    <w:next w:val="Textoindependiente"/>
    <w:link w:val="CitaCar"/>
    <w:uiPriority w:val="8"/>
    <w:qFormat/>
    <w:rsid w:val="00B41CE7"/>
    <w:pPr>
      <w:tabs>
        <w:tab w:val="left" w:pos="1985"/>
      </w:tabs>
      <w:spacing w:before="200" w:after="200"/>
      <w:ind w:left="1559" w:right="709"/>
    </w:pPr>
    <w:rPr>
      <w:i/>
      <w:iCs/>
      <w:color w:val="51626F"/>
    </w:rPr>
  </w:style>
  <w:style w:type="paragraph" w:customStyle="1" w:styleId="Ref">
    <w:name w:val="Ref"/>
    <w:basedOn w:val="Textoindependiente"/>
    <w:uiPriority w:val="8"/>
    <w:qFormat/>
    <w:rsid w:val="00B41CE7"/>
    <w:pPr>
      <w:numPr>
        <w:numId w:val="8"/>
      </w:numPr>
      <w:tabs>
        <w:tab w:val="clear" w:pos="1559"/>
        <w:tab w:val="clear" w:pos="1985"/>
        <w:tab w:val="clear" w:pos="9072"/>
        <w:tab w:val="left" w:pos="1701"/>
      </w:tabs>
    </w:pPr>
  </w:style>
  <w:style w:type="paragraph" w:customStyle="1" w:styleId="TableBullet">
    <w:name w:val="TableBullet"/>
    <w:basedOn w:val="Bullet"/>
    <w:uiPriority w:val="7"/>
    <w:qFormat/>
    <w:rsid w:val="00B41CE7"/>
    <w:pPr>
      <w:tabs>
        <w:tab w:val="clear" w:pos="1559"/>
        <w:tab w:val="left" w:pos="425"/>
      </w:tabs>
      <w:spacing w:before="120" w:after="80" w:line="220" w:lineRule="atLeast"/>
      <w:ind w:left="425" w:hanging="425"/>
    </w:pPr>
    <w:rPr>
      <w:sz w:val="18"/>
    </w:rPr>
  </w:style>
  <w:style w:type="paragraph" w:customStyle="1" w:styleId="TableBulletLast">
    <w:name w:val="TableBullet Last"/>
    <w:basedOn w:val="TableBullet"/>
    <w:next w:val="Normal"/>
    <w:uiPriority w:val="7"/>
    <w:qFormat/>
    <w:rsid w:val="00B41CE7"/>
  </w:style>
  <w:style w:type="paragraph" w:customStyle="1" w:styleId="Tabletext">
    <w:name w:val="Tabletext"/>
    <w:basedOn w:val="Normal"/>
    <w:qFormat/>
    <w:rsid w:val="00B41CE7"/>
    <w:pPr>
      <w:spacing w:before="120" w:after="80"/>
    </w:pPr>
    <w:rPr>
      <w:sz w:val="18"/>
    </w:rPr>
  </w:style>
  <w:style w:type="paragraph" w:customStyle="1" w:styleId="TableCellHeading">
    <w:name w:val="TableCellHeading"/>
    <w:basedOn w:val="Tabletext"/>
    <w:next w:val="Tabletext"/>
    <w:uiPriority w:val="7"/>
    <w:qFormat/>
    <w:rsid w:val="00B41CE7"/>
    <w:pPr>
      <w:tabs>
        <w:tab w:val="clear" w:pos="851"/>
        <w:tab w:val="clear" w:pos="1276"/>
        <w:tab w:val="clear" w:pos="1701"/>
        <w:tab w:val="clear" w:pos="9072"/>
      </w:tabs>
      <w:spacing w:line="220" w:lineRule="atLeast"/>
    </w:pPr>
    <w:rPr>
      <w:rFonts w:eastAsia="Times New Roman" w:cs="Times New Roman"/>
      <w:b/>
      <w:color w:val="F79646" w:themeColor="accent6"/>
      <w:szCs w:val="20"/>
      <w:lang w:eastAsia="da-DK"/>
    </w:rPr>
  </w:style>
  <w:style w:type="paragraph" w:customStyle="1" w:styleId="Tableheader">
    <w:name w:val="Tableheader"/>
    <w:basedOn w:val="Normal"/>
    <w:uiPriority w:val="24"/>
    <w:unhideWhenUsed/>
    <w:qFormat/>
    <w:rsid w:val="00B41CE7"/>
    <w:pPr>
      <w:spacing w:before="120" w:after="80"/>
    </w:pPr>
    <w:rPr>
      <w:b/>
      <w:color w:val="F79646" w:themeColor="accent6"/>
    </w:rPr>
  </w:style>
  <w:style w:type="paragraph" w:customStyle="1" w:styleId="TableHeading">
    <w:name w:val="TableHeading"/>
    <w:basedOn w:val="Textoindependiente"/>
    <w:qFormat/>
    <w:rsid w:val="00B41CE7"/>
    <w:pPr>
      <w:spacing w:before="120" w:after="80" w:line="220" w:lineRule="atLeast"/>
    </w:pPr>
    <w:rPr>
      <w:b/>
      <w:color w:val="F79646" w:themeColor="accent6"/>
      <w:sz w:val="18"/>
      <w:szCs w:val="16"/>
    </w:rPr>
  </w:style>
  <w:style w:type="paragraph" w:styleId="Ttulo">
    <w:name w:val="Title"/>
    <w:basedOn w:val="Normal"/>
    <w:next w:val="Normal"/>
    <w:link w:val="TtuloCar"/>
    <w:uiPriority w:val="99"/>
    <w:qFormat/>
    <w:rsid w:val="00B41CE7"/>
    <w:pPr>
      <w:spacing w:after="480"/>
      <w:contextualSpacing/>
    </w:pPr>
    <w:rPr>
      <w:rFonts w:eastAsiaTheme="majorEastAsia" w:cstheme="majorBidi"/>
      <w:color w:val="51626F"/>
      <w:spacing w:val="5"/>
      <w:kern w:val="2"/>
      <w:sz w:val="36"/>
      <w:szCs w:val="52"/>
    </w:rPr>
  </w:style>
  <w:style w:type="paragraph" w:customStyle="1" w:styleId="Title1">
    <w:name w:val="Title1"/>
    <w:basedOn w:val="Ttulo"/>
    <w:next w:val="Normal"/>
    <w:uiPriority w:val="17"/>
    <w:qFormat/>
    <w:rsid w:val="00B41CE7"/>
    <w:pPr>
      <w:spacing w:line="400" w:lineRule="atLeast"/>
    </w:pPr>
    <w:rPr>
      <w:color w:val="F79646" w:themeColor="accent6"/>
    </w:rPr>
  </w:style>
  <w:style w:type="paragraph" w:customStyle="1" w:styleId="Title2">
    <w:name w:val="Title2"/>
    <w:basedOn w:val="Normal"/>
    <w:next w:val="Normal"/>
    <w:uiPriority w:val="17"/>
    <w:qFormat/>
    <w:rsid w:val="00B41CE7"/>
    <w:pPr>
      <w:spacing w:after="360" w:line="360" w:lineRule="atLeast"/>
    </w:pPr>
    <w:rPr>
      <w:color w:val="F79646" w:themeColor="accent6"/>
      <w:sz w:val="32"/>
    </w:rPr>
  </w:style>
  <w:style w:type="paragraph" w:customStyle="1" w:styleId="Title3">
    <w:name w:val="Title3"/>
    <w:basedOn w:val="Title2"/>
    <w:next w:val="Intro"/>
    <w:uiPriority w:val="17"/>
    <w:qFormat/>
    <w:rsid w:val="00B41CE7"/>
    <w:pPr>
      <w:spacing w:after="240" w:line="320" w:lineRule="atLeast"/>
    </w:pPr>
    <w:rPr>
      <w:sz w:val="28"/>
    </w:rPr>
  </w:style>
  <w:style w:type="paragraph" w:customStyle="1" w:styleId="Arialbodytext">
    <w:name w:val="Arial body text"/>
    <w:basedOn w:val="Normal"/>
    <w:uiPriority w:val="99"/>
    <w:qFormat/>
    <w:rsid w:val="0030154C"/>
    <w:pPr>
      <w:keepNext/>
      <w:keepLines/>
      <w:tabs>
        <w:tab w:val="clear" w:pos="851"/>
        <w:tab w:val="clear" w:pos="1276"/>
        <w:tab w:val="clear" w:pos="1701"/>
        <w:tab w:val="clear" w:pos="9072"/>
      </w:tabs>
      <w:spacing w:before="60" w:after="120" w:line="260" w:lineRule="atLeast"/>
      <w:jc w:val="both"/>
    </w:pPr>
    <w:rPr>
      <w:rFonts w:eastAsia="Times New Roman" w:cs="Times New Roman"/>
      <w:sz w:val="22"/>
      <w:szCs w:val="20"/>
      <w:lang w:eastAsia="de-DE"/>
    </w:rPr>
  </w:style>
  <w:style w:type="paragraph" w:styleId="TDC3">
    <w:name w:val="toc 3"/>
    <w:basedOn w:val="Normal"/>
    <w:next w:val="Normal"/>
    <w:autoRedefine/>
    <w:uiPriority w:val="39"/>
    <w:unhideWhenUsed/>
    <w:rsid w:val="00F005F3"/>
    <w:pPr>
      <w:tabs>
        <w:tab w:val="clear" w:pos="851"/>
        <w:tab w:val="clear" w:pos="1276"/>
        <w:tab w:val="clear" w:pos="1701"/>
        <w:tab w:val="clear" w:pos="9072"/>
      </w:tabs>
      <w:spacing w:after="100"/>
      <w:ind w:left="400"/>
    </w:pPr>
  </w:style>
  <w:style w:type="paragraph" w:customStyle="1" w:styleId="FormatvorlageArialBlock1">
    <w:name w:val="Formatvorlage Arial Block1"/>
    <w:basedOn w:val="Normal"/>
    <w:qFormat/>
    <w:rsid w:val="00F30632"/>
    <w:pPr>
      <w:numPr>
        <w:ilvl w:val="1"/>
        <w:numId w:val="12"/>
      </w:numPr>
      <w:tabs>
        <w:tab w:val="clear" w:pos="851"/>
        <w:tab w:val="clear" w:pos="1276"/>
        <w:tab w:val="clear" w:pos="1701"/>
        <w:tab w:val="clear" w:pos="9072"/>
      </w:tabs>
      <w:spacing w:line="240" w:lineRule="auto"/>
    </w:pPr>
    <w:rPr>
      <w:rFonts w:eastAsia="Times New Roman" w:cs="Times New Roman"/>
      <w:szCs w:val="20"/>
      <w:lang w:val="de-DE" w:eastAsia="de-DE"/>
    </w:rPr>
  </w:style>
  <w:style w:type="paragraph" w:customStyle="1" w:styleId="ESAText">
    <w:name w:val="ESA Text"/>
    <w:basedOn w:val="Normal"/>
    <w:link w:val="ESATextZchn"/>
    <w:qFormat/>
    <w:rsid w:val="00D32745"/>
    <w:pPr>
      <w:tabs>
        <w:tab w:val="clear" w:pos="851"/>
        <w:tab w:val="clear" w:pos="1276"/>
        <w:tab w:val="clear" w:pos="1701"/>
        <w:tab w:val="clear" w:pos="9072"/>
      </w:tabs>
      <w:spacing w:before="120" w:after="200" w:line="240" w:lineRule="auto"/>
      <w:jc w:val="both"/>
    </w:pPr>
    <w:rPr>
      <w:rFonts w:ascii="Calibri" w:hAnsi="Calibri" w:cs="Arial"/>
      <w:sz w:val="22"/>
      <w:lang w:val="en-US"/>
    </w:rPr>
  </w:style>
  <w:style w:type="paragraph" w:customStyle="1" w:styleId="TableContents">
    <w:name w:val="Table Contents"/>
    <w:basedOn w:val="Normal"/>
    <w:qFormat/>
    <w:pPr>
      <w:widowControl w:val="0"/>
      <w:suppressLineNumbers/>
    </w:pPr>
  </w:style>
  <w:style w:type="paragraph" w:customStyle="1" w:styleId="TableHeading0">
    <w:name w:val="Table Heading"/>
    <w:basedOn w:val="TableContents"/>
    <w:qFormat/>
    <w:pPr>
      <w:jc w:val="center"/>
    </w:pPr>
    <w:rPr>
      <w:b/>
      <w:bCs/>
    </w:rPr>
  </w:style>
  <w:style w:type="paragraph" w:customStyle="1" w:styleId="Table">
    <w:name w:val="Table"/>
    <w:basedOn w:val="Epgrafe"/>
    <w:qFormat/>
    <w:pPr>
      <w:keepNext/>
      <w:widowControl w:val="0"/>
      <w:suppressLineNumbers/>
      <w:tabs>
        <w:tab w:val="left" w:pos="900"/>
      </w:tabs>
      <w:spacing w:before="120" w:after="120" w:line="240" w:lineRule="auto"/>
      <w:ind w:left="806" w:firstLine="0"/>
      <w:jc w:val="both"/>
    </w:pPr>
    <w:rPr>
      <w:szCs w:val="18"/>
    </w:rPr>
  </w:style>
  <w:style w:type="paragraph" w:customStyle="1" w:styleId="LO-normal">
    <w:name w:val="LO-normal"/>
    <w:qFormat/>
    <w:pPr>
      <w:jc w:val="both"/>
    </w:pPr>
  </w:style>
  <w:style w:type="paragraph" w:styleId="Subttulo">
    <w:name w:val="Subtitle"/>
    <w:basedOn w:val="LO-normal"/>
    <w:next w:val="Normal"/>
    <w:qFormat/>
    <w:pPr>
      <w:tabs>
        <w:tab w:val="left" w:pos="900"/>
        <w:tab w:val="left" w:pos="1620"/>
        <w:tab w:val="left" w:pos="2520"/>
      </w:tabs>
      <w:spacing w:after="60"/>
      <w:jc w:val="center"/>
    </w:pPr>
    <w:rPr>
      <w:sz w:val="16"/>
      <w:szCs w:val="16"/>
    </w:rPr>
  </w:style>
  <w:style w:type="table" w:styleId="Tablaconcuadrcula">
    <w:name w:val="Table Grid"/>
    <w:basedOn w:val="Tablanormal"/>
    <w:uiPriority w:val="39"/>
    <w:rsid w:val="00B41CE7"/>
    <w:rPr>
      <w:rFonts w:asciiTheme="minorHAnsi" w:eastAsiaTheme="minorHAnsi" w:hAnsiTheme="minorHAnsi" w:cstheme="minorBidi"/>
      <w:sz w:val="22"/>
      <w:szCs w:val="22"/>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1">
    <w:name w:val="Tabellenraster1"/>
    <w:basedOn w:val="Tablanormal"/>
    <w:uiPriority w:val="59"/>
    <w:rsid w:val="006B0C05"/>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Tablanormal"/>
    <w:uiPriority w:val="59"/>
    <w:rsid w:val="009F50C0"/>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7137F7"/>
    <w:rPr>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
    <w:name w:val="Grid Table 4"/>
    <w:basedOn w:val="Tablanormal"/>
    <w:uiPriority w:val="49"/>
    <w:rsid w:val="00964F8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anormal"/>
    <w:uiPriority w:val="49"/>
    <w:rsid w:val="00AE39BF"/>
    <w:rPr>
      <w:lang w:val="en-US" w:eastAsia="en-US"/>
    </w:rPr>
    <w:tblPr>
      <w:tblStyleRowBandSize w:val="1"/>
      <w:tblStyleColBandSize w:val="1"/>
      <w:tblInd w:w="0" w:type="dxa"/>
      <w:tblBorders>
        <w:top w:val="single" w:sz="4" w:space="0" w:color="21AEFF"/>
        <w:left w:val="single" w:sz="4" w:space="0" w:color="21AEFF"/>
        <w:bottom w:val="single" w:sz="4" w:space="0" w:color="21AEFF"/>
        <w:right w:val="single" w:sz="4" w:space="0" w:color="21AEFF"/>
        <w:insideH w:val="single" w:sz="4" w:space="0" w:color="21AEFF"/>
        <w:insideV w:val="single" w:sz="4" w:space="0" w:color="21AEFF"/>
      </w:tblBorders>
      <w:tblCellMar>
        <w:top w:w="0" w:type="dxa"/>
        <w:left w:w="108" w:type="dxa"/>
        <w:bottom w:w="0" w:type="dxa"/>
        <w:right w:w="108" w:type="dxa"/>
      </w:tblCellMar>
    </w:tblPr>
    <w:tblStylePr w:type="firstRow">
      <w:rPr>
        <w:b/>
        <w:bCs/>
        <w:color w:val="FFFFFF"/>
      </w:rPr>
      <w:tblPr/>
      <w:tcPr>
        <w:tcBorders>
          <w:top w:val="single" w:sz="4" w:space="0" w:color="005A8C"/>
          <w:left w:val="single" w:sz="4" w:space="0" w:color="005A8C"/>
          <w:bottom w:val="single" w:sz="4" w:space="0" w:color="005A8C"/>
          <w:right w:val="single" w:sz="4" w:space="0" w:color="005A8C"/>
          <w:insideH w:val="nil"/>
          <w:insideV w:val="nil"/>
        </w:tcBorders>
        <w:shd w:val="clear" w:color="auto" w:fill="005A8C"/>
      </w:tcPr>
    </w:tblStylePr>
    <w:tblStylePr w:type="lastRow">
      <w:rPr>
        <w:b/>
        <w:bCs/>
      </w:rPr>
      <w:tblPr/>
      <w:tcPr>
        <w:tcBorders>
          <w:top w:val="double" w:sz="4" w:space="0" w:color="005A8C"/>
        </w:tcBorders>
      </w:tcPr>
    </w:tblStylePr>
    <w:tblStylePr w:type="firstCol">
      <w:rPr>
        <w:b/>
        <w:bCs/>
      </w:rPr>
    </w:tblStylePr>
    <w:tblStylePr w:type="lastCol">
      <w:rPr>
        <w:b/>
        <w:bCs/>
      </w:r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anormal"/>
    <w:uiPriority w:val="49"/>
    <w:rsid w:val="007B6EBB"/>
    <w:rPr>
      <w:lang w:val="en-US" w:eastAsia="en-US"/>
    </w:rPr>
    <w:tblPr>
      <w:tblStyleRowBandSize w:val="1"/>
      <w:tblStyleColBandSize w:val="1"/>
      <w:tblInd w:w="0" w:type="dxa"/>
      <w:tblBorders>
        <w:top w:val="single" w:sz="4" w:space="0" w:color="09A7FF"/>
        <w:left w:val="single" w:sz="4" w:space="0" w:color="09A7FF"/>
        <w:bottom w:val="single" w:sz="4" w:space="0" w:color="09A7FF"/>
        <w:right w:val="single" w:sz="4" w:space="0" w:color="09A7FF"/>
        <w:insideH w:val="single" w:sz="4" w:space="0" w:color="09A7FF"/>
        <w:insideV w:val="single" w:sz="4" w:space="0" w:color="09A7FF"/>
      </w:tblBorders>
      <w:tblCellMar>
        <w:top w:w="0" w:type="dxa"/>
        <w:left w:w="108" w:type="dxa"/>
        <w:bottom w:w="0" w:type="dxa"/>
        <w:right w:w="108" w:type="dxa"/>
      </w:tblCellMar>
    </w:tblPr>
    <w:tblStylePr w:type="firstRow">
      <w:rPr>
        <w:b/>
        <w:bCs/>
        <w:color w:val="FFFFFF"/>
      </w:rPr>
      <w:tblPr/>
      <w:tcPr>
        <w:tcBorders>
          <w:top w:val="single" w:sz="4" w:space="0" w:color="004165"/>
          <w:left w:val="single" w:sz="4" w:space="0" w:color="004165"/>
          <w:bottom w:val="single" w:sz="4" w:space="0" w:color="004165"/>
          <w:right w:val="single" w:sz="4" w:space="0" w:color="004165"/>
          <w:insideH w:val="nil"/>
          <w:insideV w:val="nil"/>
        </w:tcBorders>
        <w:shd w:val="clear" w:color="auto" w:fill="004165"/>
      </w:tcPr>
    </w:tblStylePr>
    <w:tblStylePr w:type="lastRow">
      <w:rPr>
        <w:b/>
        <w:bCs/>
      </w:rPr>
      <w:tblPr/>
      <w:tcPr>
        <w:tcBorders>
          <w:top w:val="double" w:sz="4" w:space="0" w:color="004165"/>
        </w:tcBorders>
      </w:tcPr>
    </w:tblStylePr>
    <w:tblStylePr w:type="firstCol">
      <w:rPr>
        <w:b/>
        <w:bCs/>
      </w:rPr>
    </w:tblStylePr>
    <w:tblStylePr w:type="lastCol">
      <w:rPr>
        <w:b/>
        <w:bCs/>
      </w:rPr>
    </w:tblStylePr>
    <w:tblStylePr w:type="band1Vert">
      <w:tblPr/>
      <w:tcPr>
        <w:shd w:val="clear" w:color="auto" w:fill="ADE1FF"/>
      </w:tcPr>
    </w:tblStylePr>
    <w:tblStylePr w:type="band1Horz">
      <w:tblPr/>
      <w:tcPr>
        <w:shd w:val="clear" w:color="auto" w:fill="ADE1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hyperlink" Target="https://www.boe.es/buscar/pdf/2002/BOE-A-2002-10337-consolidado.pdf" TargetMode="External"/><Relationship Id="rId3" Type="http://schemas.openxmlformats.org/officeDocument/2006/relationships/customXml" Target="../customXml/item3.xml"/><Relationship Id="rId21" Type="http://schemas.openxmlformats.org/officeDocument/2006/relationships/hyperlink" Target="https://saco.csic.e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conectaha.csic.es/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HI Document" ma:contentTypeID="0x010100662C79DA35A2284584E29B1E84C9C8C7001E736CA77E219B42A7B9AFD431C46BDB" ma:contentTypeVersion="20" ma:contentTypeDescription="Create a new document." ma:contentTypeScope="" ma:versionID="1637ea3f65d46f2cc4d5a3222f550466">
  <xsd:schema xmlns:xsd="http://www.w3.org/2001/XMLSchema" xmlns:xs="http://www.w3.org/2001/XMLSchema" xmlns:p="http://schemas.microsoft.com/office/2006/metadata/properties" xmlns:ns2="6923c371-cb55-40ce-839a-89b8f136bae2" xmlns:ns3="6923c371-cb55-40ce-839a-89b8f136bae2" xmlns:ns4="f94e0a68-efc1-4f6b-a933-64f2cc17e5ef" targetNamespace="http://schemas.microsoft.com/office/2006/metadata/properties" ma:root="true" ma:fieldsID="388926af944b7f14cc23155010d5f227" ns3:_="" ns4:_="">
    <xsd:import namespace="6923c371-cb55-40ce-839a-89b8f136bae2"/>
    <xsd:import namespace="6923c371-cb55-40ce-839a-89b8f136bae2"/>
    <xsd:import namespace="f94e0a68-efc1-4f6b-a933-64f2cc17e5ef"/>
    <xsd:element name="properties">
      <xsd:complexType>
        <xsd:sequence>
          <xsd:element name="documentManagement">
            <xsd:complexType>
              <xsd:all>
                <xsd:element ref="ns2:TaxCatchAll" minOccurs="0"/>
                <xsd:element ref="ns2:TaxCatchAllLabel" minOccurs="0"/>
                <xsd:element ref="ns3:k4ba791d09a440aba63648a4fa83da7e" minOccurs="0"/>
                <xsd:element ref="ns3:n2755ad5c18e49c7adbfdd598b931bcc" minOccurs="0"/>
                <xsd:element ref="ns3:b282f493e26e4ef1a208c9a49b9311f3" minOccurs="0"/>
                <xsd:element ref="ns3:e8bce870359e4a09862e3b9640f665e6" minOccurs="0"/>
                <xsd:element ref="ns3:DHIPublication" minOccurs="0"/>
                <xsd:element ref="ns3:DHIDateCreated" minOccurs="0"/>
                <xsd:element ref="ns3:DHIReviewLink" minOccurs="0"/>
                <xsd:element ref="ns3:DHIManagementApprovalLink"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4ad8d821-718e-4eb3-8150-184a011d8510}" ma:internalName="TaxCatchAll" ma:showField="CatchAllData" ma:web="6923c371-cb55-40ce-839a-89b8f136bae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4ad8d821-718e-4eb3-8150-184a011d8510}" ma:internalName="TaxCatchAllLabel" ma:readOnly="true" ma:showField="CatchAllDataLabel" ma:web="6923c371-cb55-40ce-839a-89b8f136bae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23c371-cb55-40ce-839a-89b8f136bae2" elementFormDefault="qualified">
    <xsd:import namespace="http://schemas.microsoft.com/office/2006/documentManagement/types"/>
    <xsd:import namespace="http://schemas.microsoft.com/office/infopath/2007/PartnerControls"/>
    <xsd:element name="k4ba791d09a440aba63648a4fa83da7e" ma:index="10" nillable="true" ma:taxonomy="true" ma:internalName="k4ba791d09a440aba63648a4fa83da7e" ma:taxonomyFieldName="DHICategory" ma:displayName="DHICategory" ma:default="" ma:fieldId="{44ba791d-09a4-40ab-a636-48a4fa83da7e}" ma:taxonomyMulti="true" ma:sspId="0cc1a1f7-5d9d-487e-9c70-c04623747153" ma:termSetId="cf316dbf-09a7-4527-b108-6ead98ea1f8f" ma:anchorId="00000000-0000-0000-0000-000000000000" ma:open="false" ma:isKeyword="false">
      <xsd:complexType>
        <xsd:sequence>
          <xsd:element ref="pc:Terms" minOccurs="0" maxOccurs="1"/>
        </xsd:sequence>
      </xsd:complexType>
    </xsd:element>
    <xsd:element name="n2755ad5c18e49c7adbfdd598b931bcc" ma:index="12" nillable="true" ma:taxonomy="true" ma:internalName="n2755ad5c18e49c7adbfdd598b931bcc" ma:taxonomyFieldName="DHIArea" ma:displayName="DHIArea" ma:default="" ma:fieldId="{72755ad5-c18e-49c7-adbf-dd598b931bcc}" ma:taxonomyMulti="true" ma:sspId="0cc1a1f7-5d9d-487e-9c70-c04623747153" ma:termSetId="3e9017fb-0c0c-4812-abde-a160736a9a23" ma:anchorId="00000000-0000-0000-0000-000000000000" ma:open="false" ma:isKeyword="false">
      <xsd:complexType>
        <xsd:sequence>
          <xsd:element ref="pc:Terms" minOccurs="0" maxOccurs="1"/>
        </xsd:sequence>
      </xsd:complexType>
    </xsd:element>
    <xsd:element name="b282f493e26e4ef1a208c9a49b9311f3" ma:index="14" nillable="true" ma:taxonomy="true" ma:internalName="b282f493e26e4ef1a208c9a49b9311f3" ma:taxonomyFieldName="DHIKeywords" ma:displayName="DHIKeywords" ma:default="" ma:fieldId="{b282f493-e26e-4ef1-a208-c9a49b9311f3}" ma:taxonomyMulti="true" ma:sspId="0cc1a1f7-5d9d-487e-9c70-c04623747153" ma:termSetId="d8f945d8-c24d-4deb-a750-9e845efe98c8" ma:anchorId="00000000-0000-0000-0000-000000000000" ma:open="true" ma:isKeyword="false">
      <xsd:complexType>
        <xsd:sequence>
          <xsd:element ref="pc:Terms" minOccurs="0" maxOccurs="1"/>
        </xsd:sequence>
      </xsd:complexType>
    </xsd:element>
    <xsd:element name="e8bce870359e4a09862e3b9640f665e6" ma:index="16" nillable="true" ma:taxonomy="true" ma:internalName="e8bce870359e4a09862e3b9640f665e6" ma:taxonomyFieldName="DHIAuthor" ma:displayName="DHIAuthor" ma:default="" ma:fieldId="{e8bce870-359e-4a09-862e-3b9640f665e6}" ma:taxonomyMulti="true" ma:sspId="0cc1a1f7-5d9d-487e-9c70-c04623747153" ma:termSetId="0c97983b-bbfd-42d4-9c04-ca31687e0c2a" ma:anchorId="00000000-0000-0000-0000-000000000000" ma:open="true" ma:isKeyword="false">
      <xsd:complexType>
        <xsd:sequence>
          <xsd:element ref="pc:Terms" minOccurs="0" maxOccurs="1"/>
        </xsd:sequence>
      </xsd:complexType>
    </xsd:element>
    <xsd:element name="DHIPublication" ma:index="18" nillable="true" ma:displayName="DHIPublication" ma:description="If the item is not a DHI publication, type the full name of the publication, e.g. journal name or book title and publisher" ma:internalName="DHIPublication">
      <xsd:simpleType>
        <xsd:restriction base="dms:Text">
          <xsd:maxLength value="255"/>
        </xsd:restriction>
      </xsd:simpleType>
    </xsd:element>
    <xsd:element name="DHIDateCreated" ma:index="19" nillable="true" ma:displayName="DHIDateCreated" ma:description="Accept the default creation date or add the date and year of publication." ma:format="DateOnly" ma:internalName="DHIDateCreated">
      <xsd:simpleType>
        <xsd:restriction base="dms:DateTime"/>
      </xsd:simpleType>
    </xsd:element>
    <xsd:element name="DHIReviewLink" ma:index="20" nillable="true" ma:displayName="DHI Review" ma:format="Hyperlink" ma:internalName="DHIReviewLink">
      <xsd:complexType>
        <xsd:complexContent>
          <xsd:extension base="dms:URL">
            <xsd:sequence>
              <xsd:element name="Url" type="dms:ValidUrl" minOccurs="0" nillable="true"/>
              <xsd:element name="Description" type="xsd:string" nillable="true"/>
            </xsd:sequence>
          </xsd:extension>
        </xsd:complexContent>
      </xsd:complexType>
    </xsd:element>
    <xsd:element name="DHIManagementApprovalLink" ma:index="21" nillable="true" ma:displayName="DHI Management Approval" ma:format="Hyperlink" ma:internalName="DHIManagementApproval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94e0a68-efc1-4f6b-a933-64f2cc17e5ef"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923c371-cb55-40ce-839a-89b8f136bae2" xsi:nil="true"/>
    <DHIManagementApprovalLink xmlns="6923c371-cb55-40ce-839a-89b8f136bae2">
      <Url xsi:nil="true"/>
      <Description xsi:nil="true"/>
    </DHIManagementApprovalLink>
    <e8bce870359e4a09862e3b9640f665e6 xmlns="6923c371-cb55-40ce-839a-89b8f136bae2">
      <Terms xmlns="http://schemas.microsoft.com/office/infopath/2007/PartnerControls"/>
    </e8bce870359e4a09862e3b9640f665e6>
    <DHIDateCreated xmlns="6923c371-cb55-40ce-839a-89b8f136bae2" xsi:nil="true"/>
    <k4ba791d09a440aba63648a4fa83da7e xmlns="6923c371-cb55-40ce-839a-89b8f136bae2">
      <Terms xmlns="http://schemas.microsoft.com/office/infopath/2007/PartnerControls"/>
    </k4ba791d09a440aba63648a4fa83da7e>
    <b282f493e26e4ef1a208c9a49b9311f3 xmlns="6923c371-cb55-40ce-839a-89b8f136bae2">
      <Terms xmlns="http://schemas.microsoft.com/office/infopath/2007/PartnerControls"/>
    </b282f493e26e4ef1a208c9a49b9311f3>
    <n2755ad5c18e49c7adbfdd598b931bcc xmlns="6923c371-cb55-40ce-839a-89b8f136bae2">
      <Terms xmlns="http://schemas.microsoft.com/office/infopath/2007/PartnerControls"/>
    </n2755ad5c18e49c7adbfdd598b931bcc>
    <DHIPublication xmlns="6923c371-cb55-40ce-839a-89b8f136bae2" xsi:nil="true"/>
    <DHIReviewLink xmlns="6923c371-cb55-40ce-839a-89b8f136bae2">
      <Url xsi:nil="true"/>
      <Description xsi:nil="true"/>
    </DHIReviewLin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51858-1DB1-4FDD-BE1A-7229F840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3c371-cb55-40ce-839a-89b8f136bae2"/>
    <ds:schemaRef ds:uri="f94e0a68-efc1-4f6b-a933-64f2cc17e5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884933-EF26-4BE1-A18D-A57D0BF65AE0}">
  <ds:schemaRefs>
    <ds:schemaRef ds:uri="http://schemas.microsoft.com/office/2006/metadata/properties"/>
    <ds:schemaRef ds:uri="http://schemas.microsoft.com/office/infopath/2007/PartnerControls"/>
    <ds:schemaRef ds:uri="6923c371-cb55-40ce-839a-89b8f136bae2"/>
  </ds:schemaRefs>
</ds:datastoreItem>
</file>

<file path=customXml/itemProps3.xml><?xml version="1.0" encoding="utf-8"?>
<ds:datastoreItem xmlns:ds="http://schemas.openxmlformats.org/officeDocument/2006/customXml" ds:itemID="{CEE74DB6-F7B7-4DFB-A419-125E5291FCAF}">
  <ds:schemaRefs>
    <ds:schemaRef ds:uri="http://schemas.microsoft.com/sharepoint/v3/contenttype/forms"/>
  </ds:schemaRefs>
</ds:datastoreItem>
</file>

<file path=customXml/itemProps4.xml><?xml version="1.0" encoding="utf-8"?>
<ds:datastoreItem xmlns:ds="http://schemas.openxmlformats.org/officeDocument/2006/customXml" ds:itemID="{E361FBA7-352F-4CB1-B50B-783881A0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18</Pages>
  <Words>5144</Words>
  <Characters>28297</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SEN-ET PMP</vt:lpstr>
    </vt:vector>
  </TitlesOfParts>
  <Company/>
  <LinksUpToDate>false</LinksUpToDate>
  <CharactersWithSpaces>33375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SEN-ET PMP</dc:title>
  <dc:creator>Pilar Martin</dc:creator>
  <cp:lastModifiedBy>Pilar Martin</cp:lastModifiedBy>
  <cp:revision>5</cp:revision>
  <dcterms:created xsi:type="dcterms:W3CDTF">2022-11-30T07:49:00Z</dcterms:created>
  <dcterms:modified xsi:type="dcterms:W3CDTF">2022-11-30T10:50:00Z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0x010100662C79DA35A2284584E29B1E84C9C8C7001E736CA77E219B42A7B9AFD431C46BDB</vt:lpwstr>
  </property>
  <property fmtid="{D5CDD505-2E9C-101B-9397-08002B2CF9AE}" pid="3" name="DHIArea">
    <vt:lpwstr/>
  </property>
  <property fmtid="{D5CDD505-2E9C-101B-9397-08002B2CF9AE}" pid="4" name="DHIAuthor">
    <vt:lpwstr/>
  </property>
  <property fmtid="{D5CDD505-2E9C-101B-9397-08002B2CF9AE}" pid="5" name="DHICategory">
    <vt:lpwstr/>
  </property>
  <property fmtid="{D5CDD505-2E9C-101B-9397-08002B2CF9AE}" pid="6" name="DHIKeywords">
    <vt:lpwstr/>
  </property>
</Properties>
</file>